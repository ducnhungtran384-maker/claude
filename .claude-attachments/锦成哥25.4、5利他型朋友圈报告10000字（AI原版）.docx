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0" o:hralign="center" o:hrstd="t" o:hr="t" fillcolor="#a0a0a0" stroked="f"/>
        </w:pic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0" o:hralign="center" o:hrstd="t" o:hr="t" fillcolor="#a0a0a0" stroked="f"/>
        </w:pict>
      </w:r>
    </w:p>
    <w:p w:rsidR="00A838E1" w:rsidRPr="00A838E1" w:rsidRDefault="00953AB6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10</w:t>
      </w:r>
      <w:bookmarkStart w:id="0" w:name="_GoBack"/>
      <w:bookmarkEnd w:id="0"/>
      <w:r w:rsidR="00A838E1"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000</w:t>
      </w:r>
      <w:r w:rsidR="00A838E1"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字系统完整版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适合培训、复盘、长期使用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结构包含：方法论手册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实战操作指南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新手模板库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第一部分：方法论总论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什么是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利他型朋友圈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所谓利他型朋友圈，不是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只讲奉献，不谈成交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以帮助用户、提供启发、降低认知成本、减少试错成本为先，通过持续输出价值、真实、温度和结果，建立熟人信任，最终实现自然转化。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它和传统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广告型朋友圈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的根本区别在于：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广告型朋友圈</w:t>
      </w:r>
    </w:p>
    <w:p w:rsidR="00A838E1" w:rsidRPr="00A838E1" w:rsidRDefault="00A838E1" w:rsidP="00A838E1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重点在卖</w:t>
      </w:r>
    </w:p>
    <w:p w:rsidR="00A838E1" w:rsidRPr="00A838E1" w:rsidRDefault="00A838E1" w:rsidP="00A838E1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输出以产品为中心</w:t>
      </w:r>
    </w:p>
    <w:p w:rsidR="00A838E1" w:rsidRPr="00A838E1" w:rsidRDefault="00A838E1" w:rsidP="00A838E1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容易让人防御</w:t>
      </w:r>
    </w:p>
    <w:p w:rsidR="00A838E1" w:rsidRPr="00A838E1" w:rsidRDefault="00A838E1" w:rsidP="00A838E1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短期刺激强，长期信任弱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利他型朋友圈</w:t>
      </w:r>
    </w:p>
    <w:p w:rsidR="00A838E1" w:rsidRPr="00A838E1" w:rsidRDefault="00A838E1" w:rsidP="00A838E1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重点在建立关系与信任</w:t>
      </w:r>
    </w:p>
    <w:p w:rsidR="00A838E1" w:rsidRPr="00A838E1" w:rsidRDefault="00A838E1" w:rsidP="00A838E1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输出以用户问题为中心</w:t>
      </w:r>
    </w:p>
    <w:p w:rsidR="00A838E1" w:rsidRPr="00A838E1" w:rsidRDefault="00A838E1" w:rsidP="00A838E1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容易让人放下防备</w:t>
      </w:r>
    </w:p>
    <w:p w:rsidR="00A838E1" w:rsidRPr="00A838E1" w:rsidRDefault="00A838E1" w:rsidP="00A838E1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短期不一定炸，长期更稳更强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利他型朋友圈适合哪些行业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尤其适合以下领域：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私域裂变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个人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IP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社群运营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知识付费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咨询陪跑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AI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提效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自媒体服务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轻创业服务</w:t>
      </w:r>
    </w:p>
    <w:p w:rsidR="00A838E1" w:rsidRPr="00A838E1" w:rsidRDefault="00A838E1" w:rsidP="00A838E1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教练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顾问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培训类业务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因为这些行业成交前，用户最看重的不是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便宜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，而是：</w:t>
      </w:r>
    </w:p>
    <w:p w:rsidR="00A838E1" w:rsidRPr="00A838E1" w:rsidRDefault="00A838E1" w:rsidP="00A838E1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你是不是懂</w:t>
      </w:r>
    </w:p>
    <w:p w:rsidR="00A838E1" w:rsidRPr="00A838E1" w:rsidRDefault="00A838E1" w:rsidP="00A838E1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你是不是真的做过</w:t>
      </w:r>
    </w:p>
    <w:p w:rsidR="00A838E1" w:rsidRPr="00A838E1" w:rsidRDefault="00A838E1" w:rsidP="00A838E1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你有没有结果</w:t>
      </w:r>
    </w:p>
    <w:p w:rsidR="00A838E1" w:rsidRPr="00A838E1" w:rsidRDefault="00A838E1" w:rsidP="00A838E1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你是不是值得长期关注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朋友圈的本质：不是内容平台，而是信任平台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公众号解决的是系统表达；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短视频解决的是广泛曝光；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朋友圈解决的是：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熟人视角下的长期信任积累。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所以朋友圈要承担的不是单一功能，而是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6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个功能同时协同：</w:t>
      </w:r>
    </w:p>
    <w:p w:rsidR="00A838E1" w:rsidRPr="00A838E1" w:rsidRDefault="00A838E1" w:rsidP="00A838E1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出现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：让别人看见你</w:t>
      </w:r>
    </w:p>
    <w:p w:rsidR="00A838E1" w:rsidRPr="00A838E1" w:rsidRDefault="00A838E1" w:rsidP="00A838E1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认知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：让别人知道你在做什么</w:t>
      </w:r>
    </w:p>
    <w:p w:rsidR="00A838E1" w:rsidRPr="00A838E1" w:rsidRDefault="00A838E1" w:rsidP="00A838E1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好感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：让别人觉得你不讨厌</w:t>
      </w:r>
    </w:p>
    <w:p w:rsidR="00A838E1" w:rsidRPr="00A838E1" w:rsidRDefault="00A838E1" w:rsidP="00A838E1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信任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：让别人觉得你靠谱</w:t>
      </w:r>
    </w:p>
    <w:p w:rsidR="00A838E1" w:rsidRPr="00A838E1" w:rsidRDefault="00A838E1" w:rsidP="00A838E1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行动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：让别人愿意找你</w:t>
      </w:r>
    </w:p>
    <w:p w:rsidR="00A838E1" w:rsidRPr="00A838E1" w:rsidRDefault="00A838E1" w:rsidP="00A838E1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传播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：让别人愿意转介绍、进群、帮转发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第二部分：完整内容体系设计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一、六大内容类型总表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452"/>
        <w:gridCol w:w="2760"/>
        <w:gridCol w:w="1920"/>
      </w:tblGrid>
      <w:tr w:rsidR="00A838E1" w:rsidRPr="00A838E1" w:rsidTr="00A838E1">
        <w:trPr>
          <w:tblHeader/>
        </w:trPr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  <w:t>类型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  <w:t>占比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  <w:t>关键词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b/>
                <w:bCs/>
                <w:color w:val="080808"/>
                <w:kern w:val="0"/>
                <w:szCs w:val="21"/>
              </w:rPr>
              <w:t>主要目标</w:t>
            </w:r>
          </w:p>
        </w:tc>
      </w:tr>
      <w:tr w:rsidR="00A838E1" w:rsidRPr="00A838E1" w:rsidTr="00A838E1"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利他干货型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30%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方法、步骤、经验、提醒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建立专业认知</w:t>
            </w:r>
          </w:p>
        </w:tc>
      </w:tr>
      <w:tr w:rsidR="00A838E1" w:rsidRPr="00A838E1" w:rsidTr="00A838E1"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真实行动型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20%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执行、复盘、过程、卡点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建立真实感与行动力</w:t>
            </w:r>
          </w:p>
        </w:tc>
      </w:tr>
      <w:tr w:rsidR="00A838E1" w:rsidRPr="00A838E1" w:rsidTr="00A838E1"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结果证明型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15%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反馈、结果、截图、前后变化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建立信任与可交付感</w:t>
            </w:r>
          </w:p>
        </w:tc>
      </w:tr>
      <w:tr w:rsidR="00A838E1" w:rsidRPr="00A838E1" w:rsidTr="00A838E1"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生活温度型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15%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日常、情绪、场景、感受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降低距离感</w:t>
            </w:r>
          </w:p>
        </w:tc>
      </w:tr>
      <w:tr w:rsidR="00A838E1" w:rsidRPr="00A838E1" w:rsidTr="00A838E1"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互动连接型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10%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提问、征集、讨论、投票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激活参与感</w:t>
            </w:r>
          </w:p>
        </w:tc>
      </w:tr>
      <w:tr w:rsidR="00A838E1" w:rsidRPr="00A838E1" w:rsidTr="00A838E1"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轻转化裂变型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righ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10%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领取、进群、私聊、招募</w:t>
            </w:r>
          </w:p>
        </w:tc>
        <w:tc>
          <w:tcPr>
            <w:tcW w:w="0" w:type="auto"/>
            <w:vAlign w:val="bottom"/>
            <w:hideMark/>
          </w:tcPr>
          <w:p w:rsidR="00A838E1" w:rsidRPr="00A838E1" w:rsidRDefault="00A838E1" w:rsidP="00A838E1">
            <w:pPr>
              <w:widowControl/>
              <w:jc w:val="left"/>
              <w:rPr>
                <w:rFonts w:ascii="Segoe UI" w:eastAsia="宋体" w:hAnsi="Segoe UI" w:cs="Segoe UI"/>
                <w:color w:val="080808"/>
                <w:kern w:val="0"/>
                <w:szCs w:val="21"/>
              </w:rPr>
            </w:pPr>
            <w:r w:rsidRPr="00A838E1">
              <w:rPr>
                <w:rFonts w:ascii="Segoe UI" w:eastAsia="宋体" w:hAnsi="Segoe UI" w:cs="Segoe UI"/>
                <w:color w:val="080808"/>
                <w:kern w:val="0"/>
                <w:szCs w:val="21"/>
              </w:rPr>
              <w:t>导向私聊与裂变</w:t>
            </w:r>
          </w:p>
        </w:tc>
      </w:tr>
    </w:tbl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二、每类内容的具体作用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lastRenderedPageBreak/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利他干货型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作用：</w:t>
      </w:r>
    </w:p>
    <w:p w:rsidR="00A838E1" w:rsidRPr="00A838E1" w:rsidRDefault="00A838E1" w:rsidP="00A838E1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利他</w:t>
      </w:r>
    </w:p>
    <w:p w:rsidR="00A838E1" w:rsidRPr="00A838E1" w:rsidRDefault="00A838E1" w:rsidP="00A838E1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种草</w:t>
      </w:r>
    </w:p>
    <w:p w:rsidR="00A838E1" w:rsidRPr="00A838E1" w:rsidRDefault="00A838E1" w:rsidP="00A838E1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建立认知</w:t>
      </w:r>
    </w:p>
    <w:p w:rsidR="00A838E1" w:rsidRPr="00A838E1" w:rsidRDefault="00A838E1" w:rsidP="00A838E1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让用户觉得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关注你有收获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适合发什么：</w:t>
      </w:r>
    </w:p>
    <w:p w:rsidR="00A838E1" w:rsidRPr="00A838E1" w:rsidRDefault="00A838E1" w:rsidP="00A838E1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一个方法</w:t>
      </w:r>
    </w:p>
    <w:p w:rsidR="00A838E1" w:rsidRPr="00A838E1" w:rsidRDefault="00A838E1" w:rsidP="00A838E1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一个结构</w:t>
      </w:r>
    </w:p>
    <w:p w:rsidR="00A838E1" w:rsidRPr="00A838E1" w:rsidRDefault="00A838E1" w:rsidP="00A838E1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一个踩坑提醒</w:t>
      </w:r>
    </w:p>
    <w:p w:rsidR="00A838E1" w:rsidRPr="00A838E1" w:rsidRDefault="00A838E1" w:rsidP="00A838E1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一个常见误区</w:t>
      </w:r>
    </w:p>
    <w:p w:rsidR="00A838E1" w:rsidRPr="00A838E1" w:rsidRDefault="00A838E1" w:rsidP="00A838E1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一个模板</w:t>
      </w:r>
    </w:p>
    <w:p w:rsidR="00A838E1" w:rsidRPr="00A838E1" w:rsidRDefault="00A838E1" w:rsidP="00A838E1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一个拆解结论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真实行动型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作用：</w:t>
      </w:r>
    </w:p>
    <w:p w:rsidR="00A838E1" w:rsidRPr="00A838E1" w:rsidRDefault="00A838E1" w:rsidP="00A838E1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建立真实感</w:t>
      </w:r>
    </w:p>
    <w:p w:rsidR="00A838E1" w:rsidRPr="00A838E1" w:rsidRDefault="00A838E1" w:rsidP="00A838E1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建立行动者人设</w:t>
      </w:r>
    </w:p>
    <w:p w:rsidR="00A838E1" w:rsidRPr="00A838E1" w:rsidRDefault="00A838E1" w:rsidP="00A838E1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让内容不悬浮</w:t>
      </w:r>
    </w:p>
    <w:p w:rsidR="00A838E1" w:rsidRPr="00A838E1" w:rsidRDefault="00A838E1" w:rsidP="00A838E1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让人看到你真的在做事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适合发什么：</w:t>
      </w:r>
    </w:p>
    <w:p w:rsidR="00A838E1" w:rsidRPr="00A838E1" w:rsidRDefault="00A838E1" w:rsidP="00A838E1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今日进度</w:t>
      </w:r>
    </w:p>
    <w:p w:rsidR="00A838E1" w:rsidRPr="00A838E1" w:rsidRDefault="00A838E1" w:rsidP="00A838E1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今日卡点</w:t>
      </w:r>
    </w:p>
    <w:p w:rsidR="00A838E1" w:rsidRPr="00A838E1" w:rsidRDefault="00A838E1" w:rsidP="00A838E1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今日复盘</w:t>
      </w:r>
    </w:p>
    <w:p w:rsidR="00A838E1" w:rsidRPr="00A838E1" w:rsidRDefault="00A838E1" w:rsidP="00A838E1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学习后的实操</w:t>
      </w:r>
    </w:p>
    <w:p w:rsidR="00A838E1" w:rsidRPr="00A838E1" w:rsidRDefault="00A838E1" w:rsidP="00A838E1">
      <w:pPr>
        <w:widowControl/>
        <w:numPr>
          <w:ilvl w:val="0"/>
          <w:numId w:val="2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调整和迭代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结果证明型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作用：</w:t>
      </w:r>
    </w:p>
    <w:p w:rsidR="00A838E1" w:rsidRPr="00A838E1" w:rsidRDefault="00A838E1" w:rsidP="00A838E1">
      <w:pPr>
        <w:widowControl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建立可信度</w:t>
      </w:r>
    </w:p>
    <w:p w:rsidR="00A838E1" w:rsidRPr="00A838E1" w:rsidRDefault="00A838E1" w:rsidP="00A838E1">
      <w:pPr>
        <w:widowControl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给转化找依据</w:t>
      </w:r>
    </w:p>
    <w:p w:rsidR="00A838E1" w:rsidRPr="00A838E1" w:rsidRDefault="00A838E1" w:rsidP="00A838E1">
      <w:pPr>
        <w:widowControl/>
        <w:numPr>
          <w:ilvl w:val="0"/>
          <w:numId w:val="2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让别人觉得你不是空谈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适合发什么：</w:t>
      </w:r>
    </w:p>
    <w:p w:rsidR="00A838E1" w:rsidRPr="00A838E1" w:rsidRDefault="00A838E1" w:rsidP="00A838E1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用户反馈</w:t>
      </w:r>
    </w:p>
    <w:p w:rsidR="00A838E1" w:rsidRPr="00A838E1" w:rsidRDefault="00A838E1" w:rsidP="00A838E1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聊天截图</w:t>
      </w:r>
    </w:p>
    <w:p w:rsidR="00A838E1" w:rsidRPr="00A838E1" w:rsidRDefault="00A838E1" w:rsidP="00A838E1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数据变化</w:t>
      </w:r>
    </w:p>
    <w:p w:rsidR="00A838E1" w:rsidRPr="00A838E1" w:rsidRDefault="00A838E1" w:rsidP="00A838E1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项目进展</w:t>
      </w:r>
    </w:p>
    <w:p w:rsidR="00A838E1" w:rsidRPr="00A838E1" w:rsidRDefault="00A838E1" w:rsidP="00A838E1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群活跃截图</w:t>
      </w:r>
    </w:p>
    <w:p w:rsidR="00A838E1" w:rsidRPr="00A838E1" w:rsidRDefault="00A838E1" w:rsidP="00A838E1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产品化成果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生活温度型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作用：</w:t>
      </w:r>
    </w:p>
    <w:p w:rsidR="00A838E1" w:rsidRPr="00A838E1" w:rsidRDefault="00A838E1" w:rsidP="00A838E1">
      <w:pPr>
        <w:widowControl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降低商业感</w:t>
      </w:r>
    </w:p>
    <w:p w:rsidR="00A838E1" w:rsidRPr="00A838E1" w:rsidRDefault="00A838E1" w:rsidP="00A838E1">
      <w:pPr>
        <w:widowControl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增加真实亲近感</w:t>
      </w:r>
    </w:p>
    <w:p w:rsidR="00A838E1" w:rsidRPr="00A838E1" w:rsidRDefault="00A838E1" w:rsidP="00A838E1">
      <w:pPr>
        <w:widowControl/>
        <w:numPr>
          <w:ilvl w:val="0"/>
          <w:numId w:val="2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让人愿意长期看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适合发什么：</w:t>
      </w:r>
    </w:p>
    <w:p w:rsidR="00A838E1" w:rsidRPr="00A838E1" w:rsidRDefault="00A838E1" w:rsidP="00A838E1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通勤</w:t>
      </w:r>
    </w:p>
    <w:p w:rsidR="00A838E1" w:rsidRPr="00A838E1" w:rsidRDefault="00A838E1" w:rsidP="00A838E1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吃饭</w:t>
      </w:r>
    </w:p>
    <w:p w:rsidR="00A838E1" w:rsidRPr="00A838E1" w:rsidRDefault="00A838E1" w:rsidP="00A838E1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看书</w:t>
      </w:r>
    </w:p>
    <w:p w:rsidR="00A838E1" w:rsidRPr="00A838E1" w:rsidRDefault="00A838E1" w:rsidP="00A838E1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运动</w:t>
      </w:r>
    </w:p>
    <w:p w:rsidR="00A838E1" w:rsidRPr="00A838E1" w:rsidRDefault="00A838E1" w:rsidP="00A838E1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城市碎片</w:t>
      </w:r>
    </w:p>
    <w:p w:rsidR="00A838E1" w:rsidRPr="00A838E1" w:rsidRDefault="00A838E1" w:rsidP="00A838E1">
      <w:pPr>
        <w:widowControl/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某个瞬间的感受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互动连接型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作用：</w:t>
      </w:r>
    </w:p>
    <w:p w:rsidR="00A838E1" w:rsidRPr="00A838E1" w:rsidRDefault="00A838E1" w:rsidP="00A838E1">
      <w:pPr>
        <w:widowControl/>
        <w:numPr>
          <w:ilvl w:val="0"/>
          <w:numId w:val="3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拉近关系</w:t>
      </w:r>
    </w:p>
    <w:p w:rsidR="00A838E1" w:rsidRPr="00A838E1" w:rsidRDefault="00A838E1" w:rsidP="00A838E1">
      <w:pPr>
        <w:widowControl/>
        <w:numPr>
          <w:ilvl w:val="0"/>
          <w:numId w:val="3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提高评论与私聊率</w:t>
      </w:r>
    </w:p>
    <w:p w:rsidR="00A838E1" w:rsidRPr="00A838E1" w:rsidRDefault="00A838E1" w:rsidP="00A838E1">
      <w:pPr>
        <w:widowControl/>
        <w:numPr>
          <w:ilvl w:val="0"/>
          <w:numId w:val="3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测试用户需求</w:t>
      </w:r>
    </w:p>
    <w:p w:rsidR="00A838E1" w:rsidRPr="00A838E1" w:rsidRDefault="00A838E1" w:rsidP="00A838E1">
      <w:pPr>
        <w:widowControl/>
        <w:numPr>
          <w:ilvl w:val="0"/>
          <w:numId w:val="3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为后续产品设计搜集问题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适合发什么：</w:t>
      </w:r>
    </w:p>
    <w:p w:rsidR="00A838E1" w:rsidRPr="00A838E1" w:rsidRDefault="00A838E1" w:rsidP="00A838E1">
      <w:pPr>
        <w:widowControl/>
        <w:numPr>
          <w:ilvl w:val="0"/>
          <w:numId w:val="3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提问</w:t>
      </w:r>
    </w:p>
    <w:p w:rsidR="00A838E1" w:rsidRPr="00A838E1" w:rsidRDefault="00A838E1" w:rsidP="00A838E1">
      <w:pPr>
        <w:widowControl/>
        <w:numPr>
          <w:ilvl w:val="0"/>
          <w:numId w:val="3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二选一</w:t>
      </w:r>
    </w:p>
    <w:p w:rsidR="00A838E1" w:rsidRPr="00A838E1" w:rsidRDefault="00A838E1" w:rsidP="00A838E1">
      <w:pPr>
        <w:widowControl/>
        <w:numPr>
          <w:ilvl w:val="0"/>
          <w:numId w:val="3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小调查</w:t>
      </w:r>
    </w:p>
    <w:p w:rsidR="00A838E1" w:rsidRPr="00A838E1" w:rsidRDefault="00A838E1" w:rsidP="00A838E1">
      <w:pPr>
        <w:widowControl/>
        <w:numPr>
          <w:ilvl w:val="0"/>
          <w:numId w:val="3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征集问题</w:t>
      </w:r>
    </w:p>
    <w:p w:rsidR="00A838E1" w:rsidRPr="00A838E1" w:rsidRDefault="00A838E1" w:rsidP="00A838E1">
      <w:pPr>
        <w:widowControl/>
        <w:numPr>
          <w:ilvl w:val="0"/>
          <w:numId w:val="3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内容偏好投票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5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轻转化裂变型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作用：</w:t>
      </w:r>
    </w:p>
    <w:p w:rsidR="00A838E1" w:rsidRPr="00A838E1" w:rsidRDefault="00A838E1" w:rsidP="00A838E1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引导行动</w:t>
      </w:r>
    </w:p>
    <w:p w:rsidR="00A838E1" w:rsidRPr="00A838E1" w:rsidRDefault="00A838E1" w:rsidP="00A838E1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私聊</w:t>
      </w:r>
    </w:p>
    <w:p w:rsidR="00A838E1" w:rsidRPr="00A838E1" w:rsidRDefault="00A838E1" w:rsidP="00A838E1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进群</w:t>
      </w:r>
    </w:p>
    <w:p w:rsidR="00A838E1" w:rsidRPr="00A838E1" w:rsidRDefault="00A838E1" w:rsidP="00A838E1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领取资料</w:t>
      </w:r>
    </w:p>
    <w:p w:rsidR="00A838E1" w:rsidRPr="00A838E1" w:rsidRDefault="00A838E1" w:rsidP="00A838E1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低门槛成交</w:t>
      </w:r>
    </w:p>
    <w:p w:rsidR="00A838E1" w:rsidRPr="00A838E1" w:rsidRDefault="00A838E1" w:rsidP="00A838E1">
      <w:pPr>
        <w:widowControl/>
        <w:numPr>
          <w:ilvl w:val="0"/>
          <w:numId w:val="3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裂变传播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适合发什么：</w:t>
      </w:r>
    </w:p>
    <w:p w:rsidR="00A838E1" w:rsidRPr="00A838E1" w:rsidRDefault="00A838E1" w:rsidP="00A838E1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关键词领取</w:t>
      </w:r>
    </w:p>
    <w:p w:rsidR="00A838E1" w:rsidRPr="00A838E1" w:rsidRDefault="00A838E1" w:rsidP="00A838E1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小范围招募</w:t>
      </w:r>
    </w:p>
    <w:p w:rsidR="00A838E1" w:rsidRPr="00A838E1" w:rsidRDefault="00A838E1" w:rsidP="00A838E1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进群通知</w:t>
      </w:r>
    </w:p>
    <w:p w:rsidR="00A838E1" w:rsidRPr="00A838E1" w:rsidRDefault="00A838E1" w:rsidP="00A838E1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直播预告</w:t>
      </w:r>
    </w:p>
    <w:p w:rsidR="00A838E1" w:rsidRPr="00A838E1" w:rsidRDefault="00A838E1" w:rsidP="00A838E1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陪跑招募</w:t>
      </w:r>
    </w:p>
    <w:p w:rsidR="00A838E1" w:rsidRPr="00A838E1" w:rsidRDefault="00A838E1" w:rsidP="00A838E1">
      <w:pPr>
        <w:widowControl/>
        <w:numPr>
          <w:ilvl w:val="0"/>
          <w:numId w:val="3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表单收集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第三部分：每类内容怎么写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每类都给：结构、公式、模板、示例、配图、误区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一、利他干货型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文案核心结构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方法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步骤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提醒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结尾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常用公式</w:t>
      </w:r>
    </w:p>
    <w:p w:rsidR="00A838E1" w:rsidRPr="00A838E1" w:rsidRDefault="00A838E1" w:rsidP="00A838E1">
      <w:pPr>
        <w:widowControl/>
        <w:numPr>
          <w:ilvl w:val="0"/>
          <w:numId w:val="3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痛点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结论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方法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场景</w:t>
      </w:r>
    </w:p>
    <w:p w:rsidR="00A838E1" w:rsidRPr="00A838E1" w:rsidRDefault="00A838E1" w:rsidP="00A838E1">
      <w:pPr>
        <w:widowControl/>
        <w:numPr>
          <w:ilvl w:val="0"/>
          <w:numId w:val="3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错误做法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正确做法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结果</w:t>
      </w:r>
    </w:p>
    <w:p w:rsidR="00A838E1" w:rsidRPr="00A838E1" w:rsidRDefault="00A838E1" w:rsidP="00A838E1">
      <w:pPr>
        <w:widowControl/>
        <w:numPr>
          <w:ilvl w:val="0"/>
          <w:numId w:val="3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发现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拆解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建议</w:t>
      </w:r>
    </w:p>
    <w:p w:rsidR="00A838E1" w:rsidRPr="00A838E1" w:rsidRDefault="00A838E1" w:rsidP="00A838E1">
      <w:pPr>
        <w:widowControl/>
        <w:numPr>
          <w:ilvl w:val="0"/>
          <w:numId w:val="3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个问题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个步骤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个提醒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通用模板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：问题解决型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你是不是也有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的问题？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我最近发现，很多人不是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，而是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我现在更建议这样做：</w:t>
      </w:r>
    </w:p>
    <w:p w:rsidR="00A838E1" w:rsidRPr="00A838E1" w:rsidRDefault="00624EB7" w:rsidP="00A838E1">
      <w:pPr>
        <w:widowControl/>
        <w:numPr>
          <w:ilvl w:val="0"/>
          <w:numId w:val="3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>
        <w:rPr>
          <w:rFonts w:ascii="Segoe UI" w:eastAsia="宋体" w:hAnsi="Segoe UI" w:cs="Segoe UI"/>
          <w:color w:val="080808"/>
          <w:kern w:val="0"/>
          <w:szCs w:val="21"/>
        </w:rPr>
        <w:pict>
          <v:rect id="_x0000_i1057" style="width:0;height:0" o:hralign="center" o:hrstd="t" o:hr="t" fillcolor="#a0a0a0" stroked="f"/>
        </w:pict>
      </w:r>
    </w:p>
    <w:p w:rsidR="00A838E1" w:rsidRPr="00A838E1" w:rsidRDefault="00624EB7" w:rsidP="00A838E1">
      <w:pPr>
        <w:widowControl/>
        <w:numPr>
          <w:ilvl w:val="0"/>
          <w:numId w:val="3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>
        <w:rPr>
          <w:rFonts w:ascii="Segoe UI" w:eastAsia="宋体" w:hAnsi="Segoe UI" w:cs="Segoe UI"/>
          <w:color w:val="080808"/>
          <w:kern w:val="0"/>
          <w:szCs w:val="21"/>
        </w:rPr>
        <w:pict>
          <v:rect id="_x0000_i1058" style="width:0;height:0" o:hralign="center" o:hrstd="t" o:hr="t" fillcolor="#a0a0a0" stroked="f"/>
        </w:pict>
      </w:r>
    </w:p>
    <w:p w:rsidR="00A838E1" w:rsidRPr="00A838E1" w:rsidRDefault="00624EB7" w:rsidP="00A838E1">
      <w:pPr>
        <w:widowControl/>
        <w:numPr>
          <w:ilvl w:val="0"/>
          <w:numId w:val="3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>
        <w:rPr>
          <w:rFonts w:ascii="Segoe UI" w:eastAsia="宋体" w:hAnsi="Segoe UI" w:cs="Segoe UI"/>
          <w:color w:val="080808"/>
          <w:kern w:val="0"/>
          <w:szCs w:val="21"/>
        </w:rPr>
        <w:pict>
          <v:rect id="_x0000_i105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这样做的好处是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，这点可以少踩很多坑。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：经验提醒型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最近复盘到一个很重要的点：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t>不是越多越好，关键是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以前我也以为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，后来发现真正有效的是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分享给同样在做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的人。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C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：结构拆解型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拆开看，其实就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步：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第一步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第二步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第三步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大多数人卡在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先把这一步做好，后面会顺很多。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示例文案（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条以上）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很多人发朋友圈最大的误区，不是不会写，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而是每一条都想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顺便成交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结果就是：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内容没价值，情绪很急，用户一眼就有防备。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更好的方式是分开：</w:t>
      </w:r>
    </w:p>
    <w:p w:rsidR="00A838E1" w:rsidRPr="00A838E1" w:rsidRDefault="00A838E1" w:rsidP="00A838E1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干货负责建立认知</w:t>
      </w:r>
    </w:p>
    <w:p w:rsidR="00A838E1" w:rsidRPr="00A838E1" w:rsidRDefault="00A838E1" w:rsidP="00A838E1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生活负责建立好感</w:t>
      </w:r>
    </w:p>
    <w:p w:rsidR="00A838E1" w:rsidRPr="00A838E1" w:rsidRDefault="00A838E1" w:rsidP="00A838E1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结果负责建立信任</w:t>
      </w:r>
    </w:p>
    <w:p w:rsidR="00A838E1" w:rsidRPr="00A838E1" w:rsidRDefault="00A838E1" w:rsidP="00A838E1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转化负责给入口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这样朋友圈会顺很多。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最近整理私域内容时发现，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朋友圈最实用的不是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爆款技巧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而是你有没有固定栏目。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建议新手先固定这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个：</w:t>
      </w:r>
    </w:p>
    <w:p w:rsidR="00A838E1" w:rsidRPr="00A838E1" w:rsidRDefault="00A838E1" w:rsidP="00A838E1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今日复盘</w:t>
      </w:r>
    </w:p>
    <w:p w:rsidR="00A838E1" w:rsidRPr="00A838E1" w:rsidRDefault="00A838E1" w:rsidP="00A838E1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最近学到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点</w:t>
      </w:r>
    </w:p>
    <w:p w:rsidR="00A838E1" w:rsidRPr="00A838E1" w:rsidRDefault="00A838E1" w:rsidP="00A838E1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生活碎片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栏目一固定，你就不会每天想破脑袋。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如果你发圈总觉得像广告，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可以先改掉一个动作：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不要先写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我有个产品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这件事能帮别人解决什么问题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用户先感受到帮助，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后面才会愿意了解你是谁。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做个人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IP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时，我越来越相信一句话：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内容的高级感，不来自辞藻，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而来自你有没有真实细节。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一句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今天优化了发圈结构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远不如一句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今天删掉了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句废话，终于把一条文案控制到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120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字内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细节就是信任。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配图建议</w:t>
      </w:r>
    </w:p>
    <w:p w:rsidR="00A838E1" w:rsidRPr="00A838E1" w:rsidRDefault="00A838E1" w:rsidP="00A838E1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笔记截图</w:t>
      </w:r>
    </w:p>
    <w:p w:rsidR="00A838E1" w:rsidRPr="00A838E1" w:rsidRDefault="00A838E1" w:rsidP="00A838E1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文档局部</w:t>
      </w:r>
    </w:p>
    <w:p w:rsidR="00A838E1" w:rsidRPr="00A838E1" w:rsidRDefault="00A838E1" w:rsidP="00A838E1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思维导图</w:t>
      </w:r>
    </w:p>
    <w:p w:rsidR="00A838E1" w:rsidRPr="00A838E1" w:rsidRDefault="00A838E1" w:rsidP="00A838E1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桌面工作照</w:t>
      </w:r>
    </w:p>
    <w:p w:rsidR="00A838E1" w:rsidRPr="00A838E1" w:rsidRDefault="00A838E1" w:rsidP="00A838E1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手写便签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数量建议：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1</w:t>
      </w:r>
      <w:del w:id="1" w:author="Unknown"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 xml:space="preserve">4 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>张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br/>
        </w:r>
        <w:r w:rsidRPr="00A838E1">
          <w:rPr>
            <w:rFonts w:ascii="Segoe UI" w:eastAsia="宋体" w:hAnsi="Segoe UI" w:cs="Segoe UI"/>
            <w:b/>
            <w:bCs/>
            <w:color w:val="080808"/>
            <w:spacing w:val="5"/>
            <w:kern w:val="0"/>
            <w:szCs w:val="21"/>
          </w:rPr>
          <w:delText>风格要求：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> 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>清楚、真实、不过度设计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br/>
        </w:r>
        <w:r w:rsidRPr="00A838E1">
          <w:rPr>
            <w:rFonts w:ascii="Segoe UI" w:eastAsia="宋体" w:hAnsi="Segoe UI" w:cs="Segoe UI"/>
            <w:b/>
            <w:bCs/>
            <w:color w:val="080808"/>
            <w:spacing w:val="5"/>
            <w:kern w:val="0"/>
            <w:szCs w:val="21"/>
          </w:rPr>
          <w:delText>排版思路：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> 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>一张主图</w:delText>
        </w:r>
        <w:r w:rsidRPr="00A838E1">
          <w:rPr>
            <w:rFonts w:ascii="Segoe UI" w:eastAsia="宋体" w:hAnsi="Segoe UI" w:cs="Segoe UI"/>
            <w:color w:val="080808"/>
            <w:spacing w:val="5"/>
            <w:kern w:val="0"/>
            <w:szCs w:val="21"/>
          </w:rPr>
          <w:delText xml:space="preserve"> + 1</w:delText>
        </w:r>
      </w:del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张辅助细节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常见误区</w:t>
      </w:r>
    </w:p>
    <w:p w:rsidR="00A838E1" w:rsidRPr="00A838E1" w:rsidRDefault="00A838E1" w:rsidP="00A838E1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讲太大、太空</w:t>
      </w:r>
    </w:p>
    <w:p w:rsidR="00A838E1" w:rsidRPr="00A838E1" w:rsidRDefault="00A838E1" w:rsidP="00A838E1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长篇说教</w:t>
      </w:r>
    </w:p>
    <w:p w:rsidR="00A838E1" w:rsidRPr="00A838E1" w:rsidRDefault="00A838E1" w:rsidP="00A838E1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抄概念没有个人经验</w:t>
      </w:r>
    </w:p>
    <w:p w:rsidR="00A838E1" w:rsidRPr="00A838E1" w:rsidRDefault="00A838E1" w:rsidP="00A838E1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全是结论，没有过程</w:t>
      </w:r>
    </w:p>
    <w:p w:rsidR="00A838E1" w:rsidRPr="00A838E1" w:rsidRDefault="00A838E1" w:rsidP="00A838E1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一看就像培训老师在上课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lastRenderedPageBreak/>
        <w:t>二、真实行动型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文案核心结构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今天在做什么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为什么做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遇到什么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怎么调整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常用公式</w:t>
      </w:r>
    </w:p>
    <w:p w:rsidR="00A838E1" w:rsidRPr="00A838E1" w:rsidRDefault="00A838E1" w:rsidP="00A838E1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场景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动作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卡点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复盘</w:t>
      </w:r>
    </w:p>
    <w:p w:rsidR="00A838E1" w:rsidRPr="00A838E1" w:rsidRDefault="00A838E1" w:rsidP="00A838E1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今天做了什么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发现什么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下步怎么改</w:t>
      </w:r>
    </w:p>
    <w:p w:rsidR="00A838E1" w:rsidRPr="00A838E1" w:rsidRDefault="00A838E1" w:rsidP="00A838E1">
      <w:pPr>
        <w:widowControl/>
        <w:numPr>
          <w:ilvl w:val="0"/>
          <w:numId w:val="4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原计划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实际执行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新发现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通用模板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：今日进度型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今天主要在做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原本以为最难的是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真正做起来发现卡在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我现在的调整是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记录一下，也提醒自己别想太多先做。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：过程公开型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这两天一直在折腾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之前总觉得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最重要，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后来发现真正影响效率的是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现在先把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稳定下来，再追求更高级。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C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：复盘成长型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今天最有收获的不是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而是意识到自己之前在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上浪费了很多力气。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以后会先做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，再做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写下来，逼自己记住。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示例文案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今天花了不少时间整理朋友圈内容框架。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本来以为最难的是写文案，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结果真正最难的是：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你根本不知道这条内容应该承担什么功能。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现在我会先判断：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这条是利他、信任、互动，还是转化。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一清楚，写起来快很多。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刚刚把最近几条内容复盘了一遍。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发现最有人味的，不是那些最完整的，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而是那些带一点过程感、犹豫感、调整感的。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这也提醒我：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朋友圈不是展示完美，而是展示真实的成长。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今天做了一件挺小但很重要的事：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把手机里能当朋友圈素材的照片单独建了个相册。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以前每次想发都临时找图，特别乱。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现在至少先把动作标准化。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很多持续，不是靠意志力，是靠系统。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最近在练一种状态：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先发出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70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分，再慢慢修。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以前总怕发得不够好，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结果就是拖着不发。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现在反而觉得，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你先出现，别人才能开始认识你。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配图建议</w:t>
      </w:r>
    </w:p>
    <w:p w:rsidR="00A838E1" w:rsidRPr="00A838E1" w:rsidRDefault="00A838E1" w:rsidP="00A838E1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电脑工作台</w:t>
      </w:r>
    </w:p>
    <w:p w:rsidR="00A838E1" w:rsidRPr="00A838E1" w:rsidRDefault="00A838E1" w:rsidP="00A838E1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待办清单</w:t>
      </w:r>
    </w:p>
    <w:p w:rsidR="00A838E1" w:rsidRPr="00A838E1" w:rsidRDefault="00A838E1" w:rsidP="00A838E1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打开的文档</w:t>
      </w:r>
    </w:p>
    <w:p w:rsidR="00A838E1" w:rsidRPr="00A838E1" w:rsidRDefault="00A838E1" w:rsidP="00A838E1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正在整理素材的界面</w:t>
      </w:r>
    </w:p>
    <w:p w:rsidR="00A838E1" w:rsidRPr="00A838E1" w:rsidRDefault="00A838E1" w:rsidP="00A838E1">
      <w:pPr>
        <w:widowControl/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手边杯子、耳机、纸笔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数量建议：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 1~3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风格要求：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有现场感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排版思路：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场景图优先，不要太摆拍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常见误区</w:t>
      </w:r>
    </w:p>
    <w:p w:rsidR="00A838E1" w:rsidRPr="00A838E1" w:rsidRDefault="00A838E1" w:rsidP="00A838E1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假装忙碌</w:t>
      </w:r>
    </w:p>
    <w:p w:rsidR="00A838E1" w:rsidRPr="00A838E1" w:rsidRDefault="00A838E1" w:rsidP="00A838E1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全是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今天好充实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，没有细节</w:t>
      </w:r>
    </w:p>
    <w:p w:rsidR="00A838E1" w:rsidRPr="00A838E1" w:rsidRDefault="00A838E1" w:rsidP="00A838E1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用力塑造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事业很大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”</w:t>
      </w:r>
    </w:p>
    <w:p w:rsidR="00A838E1" w:rsidRPr="00A838E1" w:rsidRDefault="00A838E1" w:rsidP="00A838E1">
      <w:pPr>
        <w:widowControl/>
        <w:numPr>
          <w:ilvl w:val="0"/>
          <w:numId w:val="4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像表演，不像记录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三、结果证明型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lastRenderedPageBreak/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文案核心结构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做了什么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得到什么结果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为什么有效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给别人什么启发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常用公式</w:t>
      </w:r>
    </w:p>
    <w:p w:rsidR="00A838E1" w:rsidRPr="00A838E1" w:rsidRDefault="00A838E1" w:rsidP="00A838E1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动作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反馈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结论</w:t>
      </w:r>
    </w:p>
    <w:p w:rsidR="00A838E1" w:rsidRPr="00A838E1" w:rsidRDefault="00A838E1" w:rsidP="00A838E1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前后变化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原因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方法</w:t>
      </w:r>
    </w:p>
    <w:p w:rsidR="00A838E1" w:rsidRPr="00A838E1" w:rsidRDefault="00A838E1" w:rsidP="00A838E1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案例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提炼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下一步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通用模板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：反馈展示型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做了调整，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今天收到一个反馈，我挺有感触。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对方说：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这说明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真的比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更重要。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继续优化。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：数据变化型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这周做了一个小调整：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结果最大的变化不是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很多时候，系统一顺，结果会自然跟上。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C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：案例证明型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今天整理到一个小案例：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原本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，后来通过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，现在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这也让我更确定，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这件事值得持续做。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示例文案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最近把朋友圈内容从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讲自己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改成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先帮别人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这两天来问的人明显更精准。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不是泛泛地聊两句，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而是直接问：你这套怎么做？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说明内容结构一变，流量质量也会变。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刚收到一条反馈：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看了你最近几条发圈，终于觉得朋友圈这件事没那么难了。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这句话对我挺重要。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因为我真正想做的，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不是让人觉得我会写，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而是让人觉得：原来我也能开始。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这周把高频问题整理成了一份表格后，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答疑速度快了很多。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以前是反复讲同样的话，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现在一套模板能解决大部分基础问题。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内容一旦产品化，交付会轻很多。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今天看了下这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30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天的发圈数据，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点赞最多的不一定是最有用的，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但私聊最多的，往往是最具体、最有针对性的内容。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所以以后我会少写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大道理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，多写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真问题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配图建议</w:t>
      </w:r>
    </w:p>
    <w:p w:rsidR="00A838E1" w:rsidRPr="00A838E1" w:rsidRDefault="00A838E1" w:rsidP="00A838E1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聊天截图打码</w:t>
      </w:r>
    </w:p>
    <w:p w:rsidR="00A838E1" w:rsidRPr="00A838E1" w:rsidRDefault="00A838E1" w:rsidP="00A838E1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社群反馈</w:t>
      </w:r>
    </w:p>
    <w:p w:rsidR="00A838E1" w:rsidRPr="00A838E1" w:rsidRDefault="00A838E1" w:rsidP="00A838E1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文档成果图</w:t>
      </w:r>
    </w:p>
    <w:p w:rsidR="00A838E1" w:rsidRPr="00A838E1" w:rsidRDefault="00A838E1" w:rsidP="00A838E1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数据曲线局部</w:t>
      </w:r>
    </w:p>
    <w:p w:rsidR="00A838E1" w:rsidRPr="00A838E1" w:rsidRDefault="00A838E1" w:rsidP="00A838E1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前后对比图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数量建议：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 1~4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风格要求：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可验证、不过度夸张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排版思路：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先结果，后细节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常见误区</w:t>
      </w:r>
    </w:p>
    <w:p w:rsidR="00A838E1" w:rsidRPr="00A838E1" w:rsidRDefault="00A838E1" w:rsidP="00A838E1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疯狂晒战绩</w:t>
      </w:r>
    </w:p>
    <w:p w:rsidR="00A838E1" w:rsidRPr="00A838E1" w:rsidRDefault="00A838E1" w:rsidP="00A838E1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数据夸张、没有上下文</w:t>
      </w:r>
    </w:p>
    <w:p w:rsidR="00A838E1" w:rsidRPr="00A838E1" w:rsidRDefault="00A838E1" w:rsidP="00A838E1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刻意营造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爆单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”</w:t>
      </w:r>
    </w:p>
    <w:p w:rsidR="00A838E1" w:rsidRPr="00A838E1" w:rsidRDefault="00A838E1" w:rsidP="00A838E1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只发结果，不发方法与过程</w:t>
      </w:r>
    </w:p>
    <w:p w:rsidR="00A838E1" w:rsidRPr="00A838E1" w:rsidRDefault="00A838E1" w:rsidP="00A838E1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给人压迫感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四、生活温度型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文案核心结构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场景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感受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小思考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lastRenderedPageBreak/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常用公式</w:t>
      </w:r>
    </w:p>
    <w:p w:rsidR="00A838E1" w:rsidRPr="00A838E1" w:rsidRDefault="00A838E1" w:rsidP="00A838E1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生活片段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一句感悟</w:t>
      </w:r>
    </w:p>
    <w:p w:rsidR="00A838E1" w:rsidRPr="00A838E1" w:rsidRDefault="00A838E1" w:rsidP="00A838E1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一个瞬间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一点观察</w:t>
      </w:r>
    </w:p>
    <w:p w:rsidR="00A838E1" w:rsidRPr="00A838E1" w:rsidRDefault="00A838E1" w:rsidP="00A838E1">
      <w:pPr>
        <w:widowControl/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普通日常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轻度认知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通用模板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：生活感悟型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的时候，突然想到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以前总觉得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现在越来越觉得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写下来，送给自己，也送给同频的人。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：状态记录型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最近有点喜欢上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它不一定能立刻带来什么，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但会让我觉得整个人是稳的。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状态稳了，很多事才做得长。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C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：日常片段型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一个很普通的瞬间：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但我最近反而越来越珍惜这种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的感觉。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很多成长，不是轰轰烈烈，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而是一天一天把自己活明白一点。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示例文案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今天路上风很大，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但走着走着反而觉得很清醒。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最近很多事情也一样，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不用一开始就想得特别远，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先把今天该做的事做好，节奏就会慢慢回来。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中午吃饭时翻了翻最近写的内容，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发现自己现在更喜欢写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具体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不太想写那种很空的大词了。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可能成长就是这样，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越来越愿意落地，越来越少一点表演。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最近重新喜欢上早起后的半小时。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不刷消息，不急着回复，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只是把脑子里的东西慢慢写出来。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很多好内容不是逼出来的，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而是留白出来的。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今天是很普通的一天，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但也正因为普通，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我更觉得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稳定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这件事很难得。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能持续做事、持续更新、持续成长，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已经很不容易了。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配图建议</w:t>
      </w:r>
    </w:p>
    <w:p w:rsidR="00A838E1" w:rsidRPr="00A838E1" w:rsidRDefault="00A838E1" w:rsidP="00A838E1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窗景</w:t>
      </w:r>
    </w:p>
    <w:p w:rsidR="00A838E1" w:rsidRPr="00A838E1" w:rsidRDefault="00A838E1" w:rsidP="00A838E1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走路影子</w:t>
      </w:r>
    </w:p>
    <w:p w:rsidR="00A838E1" w:rsidRPr="00A838E1" w:rsidRDefault="00A838E1" w:rsidP="00A838E1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咖啡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饭菜</w:t>
      </w:r>
    </w:p>
    <w:p w:rsidR="00A838E1" w:rsidRPr="00A838E1" w:rsidRDefault="00A838E1" w:rsidP="00A838E1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书本角落</w:t>
      </w:r>
    </w:p>
    <w:p w:rsidR="00A838E1" w:rsidRPr="00A838E1" w:rsidRDefault="00A838E1" w:rsidP="00A838E1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城市街景</w:t>
      </w:r>
    </w:p>
    <w:p w:rsidR="00A838E1" w:rsidRPr="00A838E1" w:rsidRDefault="00A838E1" w:rsidP="00A838E1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晨光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夜晚工作台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数量建议：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 1~3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风格要求：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自然、不过度修图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排版思路：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生活图做主角，文案不要太重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常见误区</w:t>
      </w:r>
    </w:p>
    <w:p w:rsidR="00A838E1" w:rsidRPr="00A838E1" w:rsidRDefault="00A838E1" w:rsidP="00A838E1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过度矫情</w:t>
      </w:r>
    </w:p>
    <w:p w:rsidR="00A838E1" w:rsidRPr="00A838E1" w:rsidRDefault="00A838E1" w:rsidP="00A838E1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跟主线完全脱节</w:t>
      </w:r>
    </w:p>
    <w:p w:rsidR="00A838E1" w:rsidRPr="00A838E1" w:rsidRDefault="00A838E1" w:rsidP="00A838E1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纯自拍轰炸</w:t>
      </w:r>
    </w:p>
    <w:p w:rsidR="00A838E1" w:rsidRPr="00A838E1" w:rsidRDefault="00A838E1" w:rsidP="00A838E1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过度营造精致人设</w:t>
      </w:r>
    </w:p>
    <w:p w:rsidR="00A838E1" w:rsidRPr="00A838E1" w:rsidRDefault="00A838E1" w:rsidP="00A838E1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情绪太满、没有克制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五、互动连接型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文案核心结构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抛问题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给选项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场景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邀请回应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常用公式</w:t>
      </w:r>
    </w:p>
    <w:p w:rsidR="00A838E1" w:rsidRPr="00A838E1" w:rsidRDefault="00A838E1" w:rsidP="00A838E1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lastRenderedPageBreak/>
        <w:t>我最近在想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___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，你呢？</w:t>
      </w:r>
    </w:p>
    <w:p w:rsidR="00A838E1" w:rsidRPr="00A838E1" w:rsidRDefault="00A838E1" w:rsidP="00A838E1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二选一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多选一</w:t>
      </w:r>
    </w:p>
    <w:p w:rsidR="00A838E1" w:rsidRPr="00A838E1" w:rsidRDefault="00A838E1" w:rsidP="00A838E1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你最卡哪一步？</w:t>
      </w:r>
    </w:p>
    <w:p w:rsidR="00A838E1" w:rsidRPr="00A838E1" w:rsidRDefault="00A838E1" w:rsidP="00A838E1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如果我整理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___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，你会想看吗？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通用模板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：问题征集型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最近在整理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相关内容。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想先问问大家：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这件事上，最卡的是哪一步？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A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B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C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D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我看看后面优先整理哪部分。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：偏好选择型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如果后面我多分享一些内容，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你更想看哪类？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1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2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3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4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我按反馈来安排。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C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：共鸣互动型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你有没有这种感觉：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我最近越来越明显。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想看看是不是只有我这样。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示例文案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如果你也在做朋友圈，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你最难的是哪一步？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A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不知道发什么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B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写出来像广告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C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怕熟人看见尴尬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D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发了没反馈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我最近在整理新手发圈问题，想看看大家最真实的卡点。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后面如果我固定更新内容，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你更想看哪一类？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 xml:space="preserve">1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私域裂变实操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2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朋友圈文案模板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3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IP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定位思路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4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我自己的执行复盘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欢迎直接回数字。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你会不会也这样：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脑子里有很多想法，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但一到发朋友圈就觉得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这也不够好，那也不够完整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我最近就是在练习，先发再优化。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想做一个小调查：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你平时更愿意收藏哪种朋友圈？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是能直接拿去用的模板，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还是别人真实做过的过程复盘？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我最近在调整内容方向，挺想听真实反馈。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配图建议</w:t>
      </w:r>
    </w:p>
    <w:p w:rsidR="00A838E1" w:rsidRPr="00A838E1" w:rsidRDefault="00A838E1" w:rsidP="00A838E1">
      <w:pPr>
        <w:widowControl/>
        <w:numPr>
          <w:ilvl w:val="0"/>
          <w:numId w:val="5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纯文字白底图</w:t>
      </w:r>
    </w:p>
    <w:p w:rsidR="00A838E1" w:rsidRPr="00A838E1" w:rsidRDefault="00A838E1" w:rsidP="00A838E1">
      <w:pPr>
        <w:widowControl/>
        <w:numPr>
          <w:ilvl w:val="0"/>
          <w:numId w:val="5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备忘录截图</w:t>
      </w:r>
    </w:p>
    <w:p w:rsidR="00A838E1" w:rsidRPr="00A838E1" w:rsidRDefault="00A838E1" w:rsidP="00A838E1">
      <w:pPr>
        <w:widowControl/>
        <w:numPr>
          <w:ilvl w:val="0"/>
          <w:numId w:val="5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简单问题卡片</w:t>
      </w:r>
    </w:p>
    <w:p w:rsidR="00A838E1" w:rsidRPr="00A838E1" w:rsidRDefault="00A838E1" w:rsidP="00A838E1">
      <w:pPr>
        <w:widowControl/>
        <w:numPr>
          <w:ilvl w:val="0"/>
          <w:numId w:val="5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手写问题便签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数量建议：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 1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张即可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风格要求：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清楚、直接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排版思路：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问题要一眼看懂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常见误区</w:t>
      </w:r>
    </w:p>
    <w:p w:rsidR="00A838E1" w:rsidRPr="00A838E1" w:rsidRDefault="00A838E1" w:rsidP="00A838E1">
      <w:pPr>
        <w:widowControl/>
        <w:numPr>
          <w:ilvl w:val="0"/>
          <w:numId w:val="5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每天都互动</w:t>
      </w:r>
    </w:p>
    <w:p w:rsidR="00A838E1" w:rsidRPr="00A838E1" w:rsidRDefault="00A838E1" w:rsidP="00A838E1">
      <w:pPr>
        <w:widowControl/>
        <w:numPr>
          <w:ilvl w:val="0"/>
          <w:numId w:val="5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问题太虚</w:t>
      </w:r>
    </w:p>
    <w:p w:rsidR="00A838E1" w:rsidRPr="00A838E1" w:rsidRDefault="00A838E1" w:rsidP="00A838E1">
      <w:pPr>
        <w:widowControl/>
        <w:numPr>
          <w:ilvl w:val="0"/>
          <w:numId w:val="5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明显套路感</w:t>
      </w:r>
    </w:p>
    <w:p w:rsidR="00A838E1" w:rsidRPr="00A838E1" w:rsidRDefault="00A838E1" w:rsidP="00A838E1">
      <w:pPr>
        <w:widowControl/>
        <w:numPr>
          <w:ilvl w:val="0"/>
          <w:numId w:val="5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不看回复、没有后续</w:t>
      </w:r>
    </w:p>
    <w:p w:rsidR="00A838E1" w:rsidRPr="00A838E1" w:rsidRDefault="00A838E1" w:rsidP="00A838E1">
      <w:pPr>
        <w:widowControl/>
        <w:numPr>
          <w:ilvl w:val="0"/>
          <w:numId w:val="5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只想引流，不是真互动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六、轻转化裂变型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文案核心结构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我整理了什么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适合谁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能解决什么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如何获得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常用公式</w:t>
      </w:r>
    </w:p>
    <w:p w:rsidR="00A838E1" w:rsidRPr="00A838E1" w:rsidRDefault="00A838E1" w:rsidP="00A838E1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资料领取</w:t>
      </w:r>
    </w:p>
    <w:p w:rsidR="00A838E1" w:rsidRPr="00A838E1" w:rsidRDefault="00A838E1" w:rsidP="00A838E1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关键词回复</w:t>
      </w:r>
    </w:p>
    <w:p w:rsidR="00A838E1" w:rsidRPr="00A838E1" w:rsidRDefault="00A838E1" w:rsidP="00A838E1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小范围招募</w:t>
      </w:r>
    </w:p>
    <w:p w:rsidR="00A838E1" w:rsidRPr="00A838E1" w:rsidRDefault="00A838E1" w:rsidP="00A838E1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直播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群预告</w:t>
      </w:r>
    </w:p>
    <w:p w:rsidR="00A838E1" w:rsidRPr="00A838E1" w:rsidRDefault="00A838E1" w:rsidP="00A838E1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免费试用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低门槛体验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通用模板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：资料领取型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整理成了一份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</w:t>
      </w:r>
    </w:p>
    <w:p w:rsidR="00A838E1" w:rsidRPr="00A838E1" w:rsidRDefault="00624EB7" w:rsidP="00A838E1">
      <w:pPr>
        <w:widowControl/>
        <w:numPr>
          <w:ilvl w:val="0"/>
          <w:numId w:val="5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>
        <w:rPr>
          <w:rFonts w:ascii="Segoe UI" w:eastAsia="宋体" w:hAnsi="Segoe UI" w:cs="Segoe UI"/>
          <w:color w:val="080808"/>
          <w:kern w:val="0"/>
          <w:szCs w:val="21"/>
        </w:rPr>
        <w:pict>
          <v:rect id="_x0000_i1065" style="width:0;height:0" o:hralign="center" o:hrstd="t" o:hr="t" fillcolor="#a0a0a0" stroked="f"/>
        </w:pict>
      </w:r>
    </w:p>
    <w:p w:rsidR="00A838E1" w:rsidRPr="00A838E1" w:rsidRDefault="00624EB7" w:rsidP="00A838E1">
      <w:pPr>
        <w:widowControl/>
        <w:numPr>
          <w:ilvl w:val="0"/>
          <w:numId w:val="5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>
        <w:rPr>
          <w:rFonts w:ascii="Segoe UI" w:eastAsia="宋体" w:hAnsi="Segoe UI" w:cs="Segoe UI"/>
          <w:color w:val="080808"/>
          <w:kern w:val="0"/>
          <w:szCs w:val="21"/>
        </w:rPr>
        <w:pict>
          <v:rect id="_x0000_i1066" style="width:0;height:0" o:hralign="center" o:hrstd="t" o:hr="t" fillcolor="#a0a0a0" stroked="f"/>
        </w:pict>
      </w:r>
    </w:p>
    <w:p w:rsidR="00A838E1" w:rsidRPr="00A838E1" w:rsidRDefault="00624EB7" w:rsidP="00A838E1">
      <w:pPr>
        <w:widowControl/>
        <w:numPr>
          <w:ilvl w:val="0"/>
          <w:numId w:val="5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>
        <w:rPr>
          <w:rFonts w:ascii="Segoe UI" w:eastAsia="宋体" w:hAnsi="Segoe UI" w:cs="Segoe UI"/>
          <w:color w:val="080808"/>
          <w:kern w:val="0"/>
          <w:szCs w:val="21"/>
        </w:rPr>
        <w:pict>
          <v:rect id="_x0000_i106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里面有：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1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2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3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如果你刚好需要，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发我：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我发你。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：小范围招募型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准备做一个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的小范围测试。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人群。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这次不追求规模，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更想把流程打磨清楚。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如果你也想一起练，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可以私聊我：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C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：预热引导型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最近在整理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还没完全做完，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但已经有不少朋友在问。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如果你也想第一时间看，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可以先来占个位置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私聊我。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示例文案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lastRenderedPageBreak/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我把最近在用的《利他型朋友圈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6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类内容表》整理出来了。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</w:t>
      </w:r>
    </w:p>
    <w:p w:rsidR="00A838E1" w:rsidRPr="00A838E1" w:rsidRDefault="00A838E1" w:rsidP="00A838E1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不知道发什么的人</w:t>
      </w:r>
    </w:p>
    <w:p w:rsidR="00A838E1" w:rsidRPr="00A838E1" w:rsidRDefault="00A838E1" w:rsidP="00A838E1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发圈总像广告的人</w:t>
      </w:r>
    </w:p>
    <w:p w:rsidR="00A838E1" w:rsidRPr="00A838E1" w:rsidRDefault="00A838E1" w:rsidP="00A838E1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想做私域但不想硬卖的人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里面有内容分类、占比、模板和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天练习。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想要的发我：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6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类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最近准备做一个小范围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天发圈练习营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只适合两类人：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1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真想开始发朋友圈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 xml:space="preserve">2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不是来收藏，是愿意动手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我会带着把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天内容跑完。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想了解的，发我：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天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这两天把自己常用的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朋友圈文案起手模板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整理成文档了。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不复杂，主打能直接用。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尤其适合一打开朋友圈就发呆的人。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想拿的私聊我，回复：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起手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示例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今晚会在群里做一次小分享，主题是：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朋友圈怎么做到不硬卖，但还能有转化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如果你刚好在做私域或者个人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IP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可以来旁听。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想进的发我：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旁听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配图建议</w:t>
      </w:r>
    </w:p>
    <w:p w:rsidR="00A838E1" w:rsidRPr="00A838E1" w:rsidRDefault="00A838E1" w:rsidP="00A838E1">
      <w:pPr>
        <w:widowControl/>
        <w:numPr>
          <w:ilvl w:val="0"/>
          <w:numId w:val="5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资料目录图</w:t>
      </w:r>
    </w:p>
    <w:p w:rsidR="00A838E1" w:rsidRPr="00A838E1" w:rsidRDefault="00A838E1" w:rsidP="00A838E1">
      <w:pPr>
        <w:widowControl/>
        <w:numPr>
          <w:ilvl w:val="0"/>
          <w:numId w:val="5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文档封面</w:t>
      </w:r>
    </w:p>
    <w:p w:rsidR="00A838E1" w:rsidRPr="00A838E1" w:rsidRDefault="00A838E1" w:rsidP="00A838E1">
      <w:pPr>
        <w:widowControl/>
        <w:numPr>
          <w:ilvl w:val="0"/>
          <w:numId w:val="5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课程页局部</w:t>
      </w:r>
    </w:p>
    <w:p w:rsidR="00A838E1" w:rsidRPr="00A838E1" w:rsidRDefault="00A838E1" w:rsidP="00A838E1">
      <w:pPr>
        <w:widowControl/>
        <w:numPr>
          <w:ilvl w:val="0"/>
          <w:numId w:val="5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群通知截图</w:t>
      </w:r>
    </w:p>
    <w:p w:rsidR="00A838E1" w:rsidRPr="00A838E1" w:rsidRDefault="00A838E1" w:rsidP="00A838E1">
      <w:pPr>
        <w:widowControl/>
        <w:numPr>
          <w:ilvl w:val="0"/>
          <w:numId w:val="5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表格缩略图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数量建议：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 1~3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风格要求：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简洁、可信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排版思路：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不要海报味太重，尽量像真实资料分享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常见误区</w:t>
      </w:r>
    </w:p>
    <w:p w:rsidR="00A838E1" w:rsidRPr="00A838E1" w:rsidRDefault="00A838E1" w:rsidP="00A838E1">
      <w:pPr>
        <w:widowControl/>
        <w:numPr>
          <w:ilvl w:val="0"/>
          <w:numId w:val="5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天天要关键词</w:t>
      </w:r>
    </w:p>
    <w:p w:rsidR="00A838E1" w:rsidRPr="00A838E1" w:rsidRDefault="00A838E1" w:rsidP="00A838E1">
      <w:pPr>
        <w:widowControl/>
        <w:numPr>
          <w:ilvl w:val="0"/>
          <w:numId w:val="5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过度饥饿营销</w:t>
      </w:r>
    </w:p>
    <w:p w:rsidR="00A838E1" w:rsidRPr="00A838E1" w:rsidRDefault="00A838E1" w:rsidP="00A838E1">
      <w:pPr>
        <w:widowControl/>
        <w:numPr>
          <w:ilvl w:val="0"/>
          <w:numId w:val="5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一上来就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限时最后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个名额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”</w:t>
      </w:r>
    </w:p>
    <w:p w:rsidR="00A838E1" w:rsidRPr="00A838E1" w:rsidRDefault="00A838E1" w:rsidP="00A838E1">
      <w:pPr>
        <w:widowControl/>
        <w:numPr>
          <w:ilvl w:val="0"/>
          <w:numId w:val="5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没价值铺垫就直接卖</w:t>
      </w:r>
    </w:p>
    <w:p w:rsidR="00A838E1" w:rsidRPr="00A838E1" w:rsidRDefault="00A838E1" w:rsidP="00A838E1">
      <w:pPr>
        <w:widowControl/>
        <w:numPr>
          <w:ilvl w:val="0"/>
          <w:numId w:val="5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把朋友圈变成报名墙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第四部分：不会发朋友圈的人，具体怎么执行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一、每日执行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SOP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每天目标：发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2~3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条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建议节奏：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方案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A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：新手标准版</w:t>
      </w:r>
    </w:p>
    <w:p w:rsidR="00A838E1" w:rsidRPr="00A838E1" w:rsidRDefault="00A838E1" w:rsidP="00A838E1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上午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：利他干货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真实行动</w:t>
      </w:r>
    </w:p>
    <w:p w:rsidR="00A838E1" w:rsidRPr="00A838E1" w:rsidRDefault="00A838E1" w:rsidP="00A838E1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下午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：生活温度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互动连接</w:t>
      </w:r>
    </w:p>
    <w:p w:rsidR="00A838E1" w:rsidRPr="00A838E1" w:rsidRDefault="00A838E1" w:rsidP="00A838E1">
      <w:pPr>
        <w:widowControl/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晚上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：复盘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轻转化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结果证明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方案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B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：特别忙的人</w:t>
      </w:r>
    </w:p>
    <w:p w:rsidR="00A838E1" w:rsidRPr="00A838E1" w:rsidRDefault="00A838E1" w:rsidP="00A838E1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每天只发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 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1~2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条</w:t>
      </w:r>
    </w:p>
    <w:p w:rsidR="00A838E1" w:rsidRPr="00A838E1" w:rsidRDefault="00A838E1" w:rsidP="00A838E1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优先级：</w:t>
      </w:r>
    </w:p>
    <w:p w:rsidR="00A838E1" w:rsidRPr="00A838E1" w:rsidRDefault="00A838E1" w:rsidP="00A838E1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真实行动</w:t>
      </w:r>
    </w:p>
    <w:p w:rsidR="00A838E1" w:rsidRPr="00A838E1" w:rsidRDefault="00A838E1" w:rsidP="00A838E1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利他干货</w:t>
      </w:r>
    </w:p>
    <w:p w:rsidR="00A838E1" w:rsidRPr="00A838E1" w:rsidRDefault="00A838E1" w:rsidP="00A838E1">
      <w:pPr>
        <w:widowControl/>
        <w:numPr>
          <w:ilvl w:val="1"/>
          <w:numId w:val="5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生活温度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二、每日具体动作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早上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5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分钟：定今日主题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从以下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5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个问题里选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1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个：</w:t>
      </w:r>
    </w:p>
    <w:p w:rsidR="00A838E1" w:rsidRPr="00A838E1" w:rsidRDefault="00A838E1" w:rsidP="00A838E1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今天我做了什么？</w:t>
      </w:r>
    </w:p>
    <w:p w:rsidR="00A838E1" w:rsidRPr="00A838E1" w:rsidRDefault="00A838E1" w:rsidP="00A838E1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今天我学到了什么？</w:t>
      </w:r>
    </w:p>
    <w:p w:rsidR="00A838E1" w:rsidRPr="00A838E1" w:rsidRDefault="00A838E1" w:rsidP="00A838E1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今天我遇到什么问题？</w:t>
      </w:r>
    </w:p>
    <w:p w:rsidR="00A838E1" w:rsidRPr="00A838E1" w:rsidRDefault="00A838E1" w:rsidP="00A838E1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今天我有什么小感受？</w:t>
      </w:r>
    </w:p>
    <w:p w:rsidR="00A838E1" w:rsidRPr="00A838E1" w:rsidRDefault="00A838E1" w:rsidP="00A838E1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今天我能帮别人解决什么小问题？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lastRenderedPageBreak/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白天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3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分钟：随手存素材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保存以下内容：</w:t>
      </w:r>
    </w:p>
    <w:p w:rsidR="00A838E1" w:rsidRPr="00A838E1" w:rsidRDefault="00A838E1" w:rsidP="00A838E1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一张场景图</w:t>
      </w:r>
    </w:p>
    <w:p w:rsidR="00A838E1" w:rsidRPr="00A838E1" w:rsidRDefault="00A838E1" w:rsidP="00A838E1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一张工作图</w:t>
      </w:r>
    </w:p>
    <w:p w:rsidR="00A838E1" w:rsidRPr="00A838E1" w:rsidRDefault="00A838E1" w:rsidP="00A838E1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一句想法</w:t>
      </w:r>
    </w:p>
    <w:p w:rsidR="00A838E1" w:rsidRPr="00A838E1" w:rsidRDefault="00A838E1" w:rsidP="00A838E1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一个反馈截图</w:t>
      </w:r>
    </w:p>
    <w:p w:rsidR="00A838E1" w:rsidRPr="00A838E1" w:rsidRDefault="00A838E1" w:rsidP="00A838E1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一个问题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晚上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10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分钟：按结构写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所有文案都尽量用这个基础结构：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状态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场景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事件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感受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思考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下一步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/ 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提醒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三、每周执行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SOP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每周必须做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4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件事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复盘内容表现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看：</w:t>
      </w:r>
    </w:p>
    <w:p w:rsidR="00A838E1" w:rsidRPr="00A838E1" w:rsidRDefault="00A838E1" w:rsidP="00A838E1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哪类内容最容易有人点赞</w:t>
      </w:r>
    </w:p>
    <w:p w:rsidR="00A838E1" w:rsidRPr="00A838E1" w:rsidRDefault="00A838E1" w:rsidP="00A838E1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哪类内容最容易引发私聊</w:t>
      </w:r>
    </w:p>
    <w:p w:rsidR="00A838E1" w:rsidRPr="00A838E1" w:rsidRDefault="00A838E1" w:rsidP="00A838E1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哪类内容最容易让你写得顺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提前准备下周选题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每周至少备好：</w:t>
      </w:r>
    </w:p>
    <w:p w:rsidR="00A838E1" w:rsidRPr="00A838E1" w:rsidRDefault="00A838E1" w:rsidP="00A838E1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条干货</w:t>
      </w:r>
    </w:p>
    <w:p w:rsidR="00A838E1" w:rsidRPr="00A838E1" w:rsidRDefault="00A838E1" w:rsidP="00A838E1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条行动</w:t>
      </w:r>
    </w:p>
    <w:p w:rsidR="00A838E1" w:rsidRPr="00A838E1" w:rsidRDefault="00A838E1" w:rsidP="00A838E1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条结果</w:t>
      </w:r>
    </w:p>
    <w:p w:rsidR="00A838E1" w:rsidRPr="00A838E1" w:rsidRDefault="00A838E1" w:rsidP="00A838E1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条生活</w:t>
      </w:r>
    </w:p>
    <w:p w:rsidR="00A838E1" w:rsidRPr="00A838E1" w:rsidRDefault="00A838E1" w:rsidP="00A838E1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条互动</w:t>
      </w:r>
    </w:p>
    <w:p w:rsidR="00A838E1" w:rsidRPr="00A838E1" w:rsidRDefault="00A838E1" w:rsidP="00A838E1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条轻转化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更新素材库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至少补充：</w:t>
      </w:r>
    </w:p>
    <w:p w:rsidR="00A838E1" w:rsidRPr="00A838E1" w:rsidRDefault="00A838E1" w:rsidP="00A838E1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自拍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2~3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工作图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笔记图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生活图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5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整理高频问题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把私聊里常见问题记下来，后面会成为：</w:t>
      </w:r>
    </w:p>
    <w:p w:rsidR="00A838E1" w:rsidRPr="00A838E1" w:rsidRDefault="00A838E1" w:rsidP="00A838E1">
      <w:pPr>
        <w:widowControl/>
        <w:numPr>
          <w:ilvl w:val="0"/>
          <w:numId w:val="6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朋友圈选题</w:t>
      </w:r>
    </w:p>
    <w:p w:rsidR="00A838E1" w:rsidRPr="00A838E1" w:rsidRDefault="00A838E1" w:rsidP="00A838E1">
      <w:pPr>
        <w:widowControl/>
        <w:numPr>
          <w:ilvl w:val="0"/>
          <w:numId w:val="6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资料包</w:t>
      </w:r>
    </w:p>
    <w:p w:rsidR="00A838E1" w:rsidRPr="00A838E1" w:rsidRDefault="00A838E1" w:rsidP="00A838E1">
      <w:pPr>
        <w:widowControl/>
        <w:numPr>
          <w:ilvl w:val="0"/>
          <w:numId w:val="6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直播主题</w:t>
      </w:r>
    </w:p>
    <w:p w:rsidR="00A838E1" w:rsidRPr="00A838E1" w:rsidRDefault="00A838E1" w:rsidP="00A838E1">
      <w:pPr>
        <w:widowControl/>
        <w:numPr>
          <w:ilvl w:val="0"/>
          <w:numId w:val="6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训练营内容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四、每月执行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SOP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每月做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5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件事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做内容占比盘点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统计本月内容分类占比，避免失衡。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如果：</w:t>
      </w:r>
    </w:p>
    <w:p w:rsidR="00A838E1" w:rsidRPr="00A838E1" w:rsidRDefault="00A838E1" w:rsidP="00A838E1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干货太少：你会变弱</w:t>
      </w:r>
    </w:p>
    <w:p w:rsidR="00A838E1" w:rsidRPr="00A838E1" w:rsidRDefault="00A838E1" w:rsidP="00A838E1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广告太多：你会变烦</w:t>
      </w:r>
    </w:p>
    <w:p w:rsidR="00A838E1" w:rsidRPr="00A838E1" w:rsidRDefault="00A838E1" w:rsidP="00A838E1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生活太多：你会变散</w:t>
      </w:r>
    </w:p>
    <w:p w:rsidR="00A838E1" w:rsidRPr="00A838E1" w:rsidRDefault="00A838E1" w:rsidP="00A838E1">
      <w:pPr>
        <w:widowControl/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结果太多：你会像炫耀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做高频问题清单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整理出：</w:t>
      </w:r>
    </w:p>
    <w:p w:rsidR="00A838E1" w:rsidRPr="00A838E1" w:rsidRDefault="00A838E1" w:rsidP="00A838E1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用户最常问的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10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个问题</w:t>
      </w:r>
    </w:p>
    <w:p w:rsidR="00A838E1" w:rsidRPr="00A838E1" w:rsidRDefault="00A838E1" w:rsidP="00A838E1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你最能解决的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个问题</w:t>
      </w:r>
    </w:p>
    <w:p w:rsidR="00A838E1" w:rsidRPr="00A838E1" w:rsidRDefault="00A838E1" w:rsidP="00A838E1">
      <w:pPr>
        <w:widowControl/>
        <w:numPr>
          <w:ilvl w:val="0"/>
          <w:numId w:val="6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最容易成交的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个切入口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做素材升级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把高频内容沉淀为：</w:t>
      </w:r>
    </w:p>
    <w:p w:rsidR="00A838E1" w:rsidRPr="00A838E1" w:rsidRDefault="00A838E1" w:rsidP="00A838E1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模板</w:t>
      </w:r>
    </w:p>
    <w:p w:rsidR="00A838E1" w:rsidRPr="00A838E1" w:rsidRDefault="00A838E1" w:rsidP="00A838E1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表格</w:t>
      </w:r>
    </w:p>
    <w:p w:rsidR="00A838E1" w:rsidRPr="00A838E1" w:rsidRDefault="00A838E1" w:rsidP="00A838E1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话术</w:t>
      </w:r>
    </w:p>
    <w:p w:rsidR="00A838E1" w:rsidRPr="00A838E1" w:rsidRDefault="00A838E1" w:rsidP="00A838E1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资料包</w:t>
      </w:r>
    </w:p>
    <w:p w:rsidR="00A838E1" w:rsidRPr="00A838E1" w:rsidRDefault="00A838E1" w:rsidP="00A838E1">
      <w:pPr>
        <w:widowControl/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小专题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做一次主题周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比如：</w:t>
      </w:r>
    </w:p>
    <w:p w:rsidR="00A838E1" w:rsidRPr="00A838E1" w:rsidRDefault="00A838E1" w:rsidP="00A838E1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朋友圈入门周</w:t>
      </w:r>
    </w:p>
    <w:p w:rsidR="00A838E1" w:rsidRPr="00A838E1" w:rsidRDefault="00A838E1" w:rsidP="00A838E1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裂变案例周</w:t>
      </w:r>
    </w:p>
    <w:p w:rsidR="00A838E1" w:rsidRPr="00A838E1" w:rsidRDefault="00A838E1" w:rsidP="00A838E1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私域答疑周</w:t>
      </w:r>
    </w:p>
    <w:p w:rsidR="00A838E1" w:rsidRPr="00A838E1" w:rsidRDefault="00A838E1" w:rsidP="00A838E1">
      <w:pPr>
        <w:widowControl/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文案模板周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3"/>
        <w:rPr>
          <w:rFonts w:ascii="Segoe UI" w:eastAsia="宋体" w:hAnsi="Segoe UI" w:cs="Segoe UI"/>
          <w:b/>
          <w:bCs/>
          <w:color w:val="080808"/>
          <w:kern w:val="0"/>
          <w:sz w:val="22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2"/>
        </w:rPr>
        <w:t>做一次轻转化动作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比如：</w:t>
      </w:r>
    </w:p>
    <w:p w:rsidR="00A838E1" w:rsidRPr="00A838E1" w:rsidRDefault="00A838E1" w:rsidP="00A838E1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小范围答疑</w:t>
      </w:r>
    </w:p>
    <w:p w:rsidR="00A838E1" w:rsidRPr="00A838E1" w:rsidRDefault="00A838E1" w:rsidP="00A838E1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资料包领取</w:t>
      </w:r>
    </w:p>
    <w:p w:rsidR="00A838E1" w:rsidRPr="00A838E1" w:rsidRDefault="00A838E1" w:rsidP="00A838E1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试听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旁听</w:t>
      </w:r>
    </w:p>
    <w:p w:rsidR="00A838E1" w:rsidRPr="00A838E1" w:rsidRDefault="00A838E1" w:rsidP="00A838E1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天练习营</w:t>
      </w:r>
    </w:p>
    <w:p w:rsidR="00A838E1" w:rsidRPr="00A838E1" w:rsidRDefault="00A838E1" w:rsidP="00A838E1">
      <w:pPr>
        <w:widowControl/>
        <w:numPr>
          <w:ilvl w:val="0"/>
          <w:numId w:val="6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低门槛咨询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第五部分：如何在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利他不反感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”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和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推动转化裂变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”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之间取得平衡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这是最关键的问题。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一、平衡公式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我建议你牢记一个公式：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70%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价值与真实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+ 20%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温度与互动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 xml:space="preserve"> + 10%</w:t>
      </w: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转化与裂变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这样既不会像营销号，也不会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只感动自己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二、判断一条内容是否平衡，可以用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个标准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标准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：这条内容首先对别人有没有帮助？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哪怕只是一点点启发、提醒、方法、共鸣，也算帮助。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标准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：这条内容有没有真实感？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如果这条内容离开你本人也能发，那大概率太空。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标准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：这条内容有没有推销压迫感？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如果别人一看就知道你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急着卖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，那信任会下降。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三、正确的转化逻辑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不是：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发干货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突然卖课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发干货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发过程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发反馈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发互动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 xml:space="preserve"> → 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给一个低压入口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这就叫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先铺路，再引导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四、什么叫不让人反感的转化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符合这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4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个特点：</w:t>
      </w:r>
    </w:p>
    <w:p w:rsidR="00A838E1" w:rsidRPr="00A838E1" w:rsidRDefault="00A838E1" w:rsidP="00A838E1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先有价值，再有入口</w:t>
      </w:r>
    </w:p>
    <w:p w:rsidR="00A838E1" w:rsidRPr="00A838E1" w:rsidRDefault="00A838E1" w:rsidP="00A838E1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入口低压，不强迫</w:t>
      </w:r>
    </w:p>
    <w:p w:rsidR="00A838E1" w:rsidRPr="00A838E1" w:rsidRDefault="00A838E1" w:rsidP="00A838E1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表达具体，不制造焦虑</w:t>
      </w:r>
    </w:p>
    <w:p w:rsidR="00A838E1" w:rsidRPr="00A838E1" w:rsidRDefault="00A838E1" w:rsidP="00A838E1">
      <w:pPr>
        <w:widowControl/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适合谁、不适合谁，说清楚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五、裂变内容怎么做才不油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私域裂变最怕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味道太重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正确做法：</w:t>
      </w:r>
    </w:p>
    <w:p w:rsidR="00A838E1" w:rsidRPr="00A838E1" w:rsidRDefault="00A838E1" w:rsidP="00A838E1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资料领取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做轻裂变</w:t>
      </w:r>
    </w:p>
    <w:p w:rsidR="00A838E1" w:rsidRPr="00A838E1" w:rsidRDefault="00A838E1" w:rsidP="00A838E1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答疑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训练营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做深连接</w:t>
      </w:r>
    </w:p>
    <w:p w:rsidR="00A838E1" w:rsidRPr="00A838E1" w:rsidRDefault="00A838E1" w:rsidP="00A838E1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朋友转介绍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做高信任裂变</w:t>
      </w:r>
    </w:p>
    <w:p w:rsidR="00A838E1" w:rsidRPr="00A838E1" w:rsidRDefault="00A838E1" w:rsidP="00A838E1">
      <w:pPr>
        <w:widowControl/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用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群内截图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反馈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做社会证明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不建议：</w:t>
      </w:r>
    </w:p>
    <w:p w:rsidR="00A838E1" w:rsidRPr="00A838E1" w:rsidRDefault="00A838E1" w:rsidP="00A838E1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天天让人帮转发</w:t>
      </w:r>
    </w:p>
    <w:p w:rsidR="00A838E1" w:rsidRPr="00A838E1" w:rsidRDefault="00A838E1" w:rsidP="00A838E1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强制集赞</w:t>
      </w:r>
    </w:p>
    <w:p w:rsidR="00A838E1" w:rsidRPr="00A838E1" w:rsidRDefault="00A838E1" w:rsidP="00A838E1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一上来要求海报传播</w:t>
      </w:r>
    </w:p>
    <w:p w:rsidR="00A838E1" w:rsidRPr="00A838E1" w:rsidRDefault="00A838E1" w:rsidP="00A838E1">
      <w:pPr>
        <w:widowControl/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过度话术化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第六部分：新手常见问题与修正方案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7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：不知道发什么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没有内容分类，脑子里一片混乱。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先从这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5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个角度写：</w:t>
      </w:r>
    </w:p>
    <w:p w:rsidR="00A838E1" w:rsidRPr="00A838E1" w:rsidRDefault="00A838E1" w:rsidP="00A838E1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我今天做了什么</w:t>
      </w:r>
    </w:p>
    <w:p w:rsidR="00A838E1" w:rsidRPr="00A838E1" w:rsidRDefault="00A838E1" w:rsidP="00A838E1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我今天学到什么</w:t>
      </w:r>
    </w:p>
    <w:p w:rsidR="00A838E1" w:rsidRPr="00A838E1" w:rsidRDefault="00A838E1" w:rsidP="00A838E1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我今天卡在哪</w:t>
      </w:r>
    </w:p>
    <w:p w:rsidR="00A838E1" w:rsidRPr="00A838E1" w:rsidRDefault="00A838E1" w:rsidP="00A838E1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我今天有什么感受</w:t>
      </w:r>
    </w:p>
    <w:p w:rsidR="00A838E1" w:rsidRPr="00A838E1" w:rsidRDefault="00A838E1" w:rsidP="00A838E1">
      <w:pPr>
        <w:widowControl/>
        <w:numPr>
          <w:ilvl w:val="0"/>
          <w:numId w:val="7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我今天能帮别人什么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2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：怕熟人看见尴尬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总想一上来就显得专业、厉害、成熟。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不要装专家，先做一个</w:t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认真记录成长的人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熟人最容易接受的不是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你突然成了大师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你最近真的开始认真做一件事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：文案写得像广告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总想着转化，没有先考虑用户感受。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每次发前先问自己：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这条内容除了让我曝光，还能给别人什么？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4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：写得太空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只有观点，没有细节。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种细节：</w:t>
      </w:r>
    </w:p>
    <w:p w:rsidR="00A838E1" w:rsidRPr="00A838E1" w:rsidRDefault="00A838E1" w:rsidP="00A838E1">
      <w:pPr>
        <w:widowControl/>
        <w:numPr>
          <w:ilvl w:val="0"/>
          <w:numId w:val="7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场景细节</w:t>
      </w:r>
    </w:p>
    <w:p w:rsidR="00A838E1" w:rsidRPr="00A838E1" w:rsidRDefault="00A838E1" w:rsidP="00A838E1">
      <w:pPr>
        <w:widowControl/>
        <w:numPr>
          <w:ilvl w:val="0"/>
          <w:numId w:val="7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动作细节</w:t>
      </w:r>
    </w:p>
    <w:p w:rsidR="00A838E1" w:rsidRPr="00A838E1" w:rsidRDefault="00A838E1" w:rsidP="00A838E1">
      <w:pPr>
        <w:widowControl/>
        <w:numPr>
          <w:ilvl w:val="0"/>
          <w:numId w:val="7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结果细节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比如不要写：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今天效率很高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要写：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今天把最近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30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条内容重新分类，删掉了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666666"/>
          <w:spacing w:val="5"/>
          <w:kern w:val="0"/>
          <w:szCs w:val="21"/>
        </w:rPr>
        <w:t>条重复表达，终于把结构梳顺了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5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：发了没反馈就放弃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把朋友圈当成即时反馈平台。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朋友圈前期不是比点赞，是比持续。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前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天的目标不是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有效果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，而是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建立存在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6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：总想模仿高手，结果越发越假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模仿了表面风格，没有学底层机制。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记住一句话：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复刻逻辑，不复制人生。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你可以学他的：</w:t>
      </w:r>
    </w:p>
    <w:p w:rsidR="00A838E1" w:rsidRPr="00A838E1" w:rsidRDefault="00A838E1" w:rsidP="00A838E1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分类</w:t>
      </w:r>
    </w:p>
    <w:p w:rsidR="00A838E1" w:rsidRPr="00A838E1" w:rsidRDefault="00A838E1" w:rsidP="00A838E1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结构</w:t>
      </w:r>
    </w:p>
    <w:p w:rsidR="00A838E1" w:rsidRPr="00A838E1" w:rsidRDefault="00A838E1" w:rsidP="00A838E1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节奏</w:t>
      </w:r>
    </w:p>
    <w:p w:rsidR="00A838E1" w:rsidRPr="00A838E1" w:rsidRDefault="00A838E1" w:rsidP="00A838E1">
      <w:pPr>
        <w:widowControl/>
        <w:numPr>
          <w:ilvl w:val="0"/>
          <w:numId w:val="7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转化方式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但不能照抄他的经历、语气、生活状态。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问题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：只发鸡血，没有证据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原因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以为激励就是内容。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lastRenderedPageBreak/>
        <w:t>修正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每条内容至少满足四选一：</w:t>
      </w:r>
    </w:p>
    <w:p w:rsidR="00A838E1" w:rsidRPr="00A838E1" w:rsidRDefault="00A838E1" w:rsidP="00A838E1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有真实</w:t>
      </w:r>
    </w:p>
    <w:p w:rsidR="00A838E1" w:rsidRPr="00A838E1" w:rsidRDefault="00A838E1" w:rsidP="00A838E1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有认知</w:t>
      </w:r>
    </w:p>
    <w:p w:rsidR="00A838E1" w:rsidRPr="00A838E1" w:rsidRDefault="00A838E1" w:rsidP="00A838E1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有温度</w:t>
      </w:r>
    </w:p>
    <w:p w:rsidR="00A838E1" w:rsidRPr="00A838E1" w:rsidRDefault="00A838E1" w:rsidP="00A838E1">
      <w:pPr>
        <w:widowControl/>
        <w:numPr>
          <w:ilvl w:val="0"/>
          <w:numId w:val="7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有证据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第七部分：零基础用户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7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天入门行动计划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Day1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我为什么开始认真发朋友圈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正式出场，让别人知道你在做什么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最近决定开始认真经营朋友圈。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不是因为想刷存在感，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而是越来越觉得，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如果我在做一件有价值的事，就应该学会把过程记录下来。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接下来会多分享一些我在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上的学习、实践和复盘。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不一定很完美，但会尽量真实。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Day2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我最近学到的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个方法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建立利他感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今天学到一个特别实用的小方法：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的人。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我最有感触的是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先记下来，也分享给同样需要的人。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8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Day3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我今天真实在做什么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建立行动感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今天主要在做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原本以为最难的是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结果真正卡住的是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现在先把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解决，再继续推进。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lastRenderedPageBreak/>
        <w:t>Day4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生活场景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+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一个小感悟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增加温度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的时候，突然想到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以前总觉得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现在越来越觉得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写给自己，也送给同频的人。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Day5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我最近改掉的一个低效习惯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输出真实成长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最近在改一个问题：</w:t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t>以前总是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现在开始强迫自己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虽然还没完全稳定，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但已经明显轻松很多。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Day6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互动征集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激活反馈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你最卡的是哪一步？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A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B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C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我最近在整理相关内容，想先看大家最真实的问题。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Day7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：发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“7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天复盘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”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目的：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 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建立稳定感与成长感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color w:val="080808"/>
          <w:spacing w:val="5"/>
          <w:kern w:val="0"/>
          <w:szCs w:val="21"/>
        </w:rPr>
        <w:t>模板：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认真发朋友圈的第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7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天我主要做了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件事：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我发现最难的不是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，而是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接下来一周，我准备重点改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点：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先不求完美，先求不断。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lastRenderedPageBreak/>
        <w:t>第八部分：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30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天执行建议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总目标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30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天不是为了爆发，而是为了完成这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件事：</w:t>
      </w:r>
    </w:p>
    <w:p w:rsidR="00A838E1" w:rsidRPr="00A838E1" w:rsidRDefault="00A838E1" w:rsidP="00A838E1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建立稳定发圈习惯</w:t>
      </w:r>
    </w:p>
    <w:p w:rsidR="00A838E1" w:rsidRPr="00A838E1" w:rsidRDefault="00A838E1" w:rsidP="00A838E1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建立基础个人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IP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认知</w:t>
      </w:r>
    </w:p>
    <w:p w:rsidR="00A838E1" w:rsidRPr="00A838E1" w:rsidRDefault="00A838E1" w:rsidP="00A838E1">
      <w:pPr>
        <w:widowControl/>
        <w:numPr>
          <w:ilvl w:val="0"/>
          <w:numId w:val="7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建立第一波私聊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互动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信任积累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第一周：先活起来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重点：别追求高级，先持续出现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内容建议：</w:t>
      </w:r>
    </w:p>
    <w:p w:rsidR="00A838E1" w:rsidRPr="00A838E1" w:rsidRDefault="00A838E1" w:rsidP="00A838E1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条出场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定位</w:t>
      </w:r>
    </w:p>
    <w:p w:rsidR="00A838E1" w:rsidRPr="00A838E1" w:rsidRDefault="00A838E1" w:rsidP="00A838E1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条学习记录</w:t>
      </w:r>
    </w:p>
    <w:p w:rsidR="00A838E1" w:rsidRPr="00A838E1" w:rsidRDefault="00A838E1" w:rsidP="00A838E1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条行动记录</w:t>
      </w:r>
    </w:p>
    <w:p w:rsidR="00A838E1" w:rsidRPr="00A838E1" w:rsidRDefault="00A838E1" w:rsidP="00A838E1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条生活碎片</w:t>
      </w:r>
    </w:p>
    <w:p w:rsidR="00A838E1" w:rsidRPr="00A838E1" w:rsidRDefault="00A838E1" w:rsidP="00A838E1">
      <w:pPr>
        <w:widowControl/>
        <w:numPr>
          <w:ilvl w:val="0"/>
          <w:numId w:val="7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条互动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第二周：开始有结构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重点：建立六类内容意识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内容建议：</w:t>
      </w:r>
    </w:p>
    <w:p w:rsidR="00A838E1" w:rsidRPr="00A838E1" w:rsidRDefault="00A838E1" w:rsidP="00A838E1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3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条干货</w:t>
      </w:r>
    </w:p>
    <w:p w:rsidR="00A838E1" w:rsidRPr="00A838E1" w:rsidRDefault="00A838E1" w:rsidP="00A838E1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条行动</w:t>
      </w:r>
    </w:p>
    <w:p w:rsidR="00A838E1" w:rsidRPr="00A838E1" w:rsidRDefault="00A838E1" w:rsidP="00A838E1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条结果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反馈</w:t>
      </w:r>
    </w:p>
    <w:p w:rsidR="00A838E1" w:rsidRPr="00A838E1" w:rsidRDefault="00A838E1" w:rsidP="00A838E1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条生活</w:t>
      </w:r>
    </w:p>
    <w:p w:rsidR="00A838E1" w:rsidRPr="00A838E1" w:rsidRDefault="00A838E1" w:rsidP="00A838E1">
      <w:pPr>
        <w:widowControl/>
        <w:numPr>
          <w:ilvl w:val="0"/>
          <w:numId w:val="7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条互动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第三周：开始有证明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重点：加入反馈、案例、截图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内容建议：</w:t>
      </w:r>
    </w:p>
    <w:p w:rsidR="00A838E1" w:rsidRPr="00A838E1" w:rsidRDefault="00A838E1" w:rsidP="00A838E1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条干货</w:t>
      </w:r>
    </w:p>
    <w:p w:rsidR="00A838E1" w:rsidRPr="00A838E1" w:rsidRDefault="00A838E1" w:rsidP="00A838E1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条行动</w:t>
      </w:r>
    </w:p>
    <w:p w:rsidR="00A838E1" w:rsidRPr="00A838E1" w:rsidRDefault="00A838E1" w:rsidP="00A838E1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条结果证明</w:t>
      </w:r>
    </w:p>
    <w:p w:rsidR="00A838E1" w:rsidRPr="00A838E1" w:rsidRDefault="00A838E1" w:rsidP="00A838E1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条生活</w:t>
      </w:r>
    </w:p>
    <w:p w:rsidR="00A838E1" w:rsidRPr="00A838E1" w:rsidRDefault="00A838E1" w:rsidP="00A838E1">
      <w:pPr>
        <w:widowControl/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条轻转化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9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第四周：开始有轻转化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重点：给入口，但不强卖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内容建议：</w:t>
      </w:r>
    </w:p>
    <w:p w:rsidR="00A838E1" w:rsidRPr="00A838E1" w:rsidRDefault="00A838E1" w:rsidP="00A838E1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条干货</w:t>
      </w:r>
    </w:p>
    <w:p w:rsidR="00A838E1" w:rsidRPr="00A838E1" w:rsidRDefault="00A838E1" w:rsidP="00A838E1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条行动</w:t>
      </w:r>
    </w:p>
    <w:p w:rsidR="00A838E1" w:rsidRPr="00A838E1" w:rsidRDefault="00A838E1" w:rsidP="00A838E1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条结果</w:t>
      </w:r>
    </w:p>
    <w:p w:rsidR="00A838E1" w:rsidRPr="00A838E1" w:rsidRDefault="00A838E1" w:rsidP="00A838E1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条生活</w:t>
      </w:r>
    </w:p>
    <w:p w:rsidR="00A838E1" w:rsidRPr="00A838E1" w:rsidRDefault="00A838E1" w:rsidP="00A838E1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条互动</w:t>
      </w:r>
    </w:p>
    <w:p w:rsidR="00A838E1" w:rsidRPr="00A838E1" w:rsidRDefault="00A838E1" w:rsidP="00A838E1">
      <w:pPr>
        <w:widowControl/>
        <w:numPr>
          <w:ilvl w:val="0"/>
          <w:numId w:val="8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2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条轻转化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资料领取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30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天后你要复盘什么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哪类内容最容易写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哪类内容最容易有人保存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私聊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哪类内容最能代表你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你的朋友圈目前给人的印象是什么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接下来是继续做内容，还是加一个小入口产品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第九部分：朋友圈配图系统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很多人只学文案，不学图片。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其实朋友圈里，图比字更先被看到。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一、图片类型建议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工作场景图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适合：干货、行动、结果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内容：电脑、笔记、会议、文档、白板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生活碎片图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适合：生活温度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内容：路上、吃饭、书桌、窗景、运动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截图类图片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适合：结果证明、轻转化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内容：反馈、聊天、数据、资料目录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手写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便签图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适合：互动、观点、轻方法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内容：纸条、待办、关键词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自拍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/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半身图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适合：出场、生活、人设建立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注意不要过度美颜和过度摆拍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二、图片数量建议</w:t>
      </w:r>
    </w:p>
    <w:p w:rsidR="00A838E1" w:rsidRPr="00A838E1" w:rsidRDefault="00A838E1" w:rsidP="00A838E1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张图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：适合互动、生活感</w:t>
      </w:r>
    </w:p>
    <w:p w:rsidR="00A838E1" w:rsidRPr="00A838E1" w:rsidRDefault="00A838E1" w:rsidP="00A838E1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2~3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张图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：适合行动记录、干货提示</w:t>
      </w:r>
    </w:p>
    <w:p w:rsidR="00A838E1" w:rsidRPr="00A838E1" w:rsidRDefault="00A838E1" w:rsidP="00A838E1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4~6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张图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：适合结果展示、资料展示</w:t>
      </w:r>
    </w:p>
    <w:p w:rsidR="00A838E1" w:rsidRPr="00A838E1" w:rsidRDefault="00A838E1" w:rsidP="00A838E1">
      <w:pPr>
        <w:widowControl/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不建议每条都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9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：太重、太杂、太像营销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三、图片风格要求</w:t>
      </w:r>
    </w:p>
    <w:p w:rsidR="00A838E1" w:rsidRPr="00A838E1" w:rsidRDefault="00A838E1" w:rsidP="00A838E1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真实第一</w:t>
      </w:r>
    </w:p>
    <w:p w:rsidR="00A838E1" w:rsidRPr="00A838E1" w:rsidRDefault="00A838E1" w:rsidP="00A838E1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清楚第二</w:t>
      </w:r>
    </w:p>
    <w:p w:rsidR="00A838E1" w:rsidRPr="00A838E1" w:rsidRDefault="00A838E1" w:rsidP="00A838E1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统一感第三</w:t>
      </w:r>
    </w:p>
    <w:p w:rsidR="00A838E1" w:rsidRPr="00A838E1" w:rsidRDefault="00A838E1" w:rsidP="00A838E1">
      <w:pPr>
        <w:widowControl/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精致不是第一优先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四、排版思路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lastRenderedPageBreak/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主图明确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第一张图决定别人要不要点开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图和文案要一致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不要文案写复盘，图片却是自拍九宫格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少用强营销海报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尤其新手，一看就像卖课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五、常见图片误区</w:t>
      </w:r>
    </w:p>
    <w:p w:rsidR="00A838E1" w:rsidRPr="00A838E1" w:rsidRDefault="00A838E1" w:rsidP="00A838E1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图太花</w:t>
      </w:r>
    </w:p>
    <w:p w:rsidR="00A838E1" w:rsidRPr="00A838E1" w:rsidRDefault="00A838E1" w:rsidP="00A838E1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滤镜太重</w:t>
      </w:r>
    </w:p>
    <w:p w:rsidR="00A838E1" w:rsidRPr="00A838E1" w:rsidRDefault="00A838E1" w:rsidP="00A838E1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海报味太强</w:t>
      </w:r>
    </w:p>
    <w:p w:rsidR="00A838E1" w:rsidRPr="00A838E1" w:rsidRDefault="00A838E1" w:rsidP="00A838E1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截图太小看不清</w:t>
      </w:r>
    </w:p>
    <w:p w:rsidR="00A838E1" w:rsidRPr="00A838E1" w:rsidRDefault="00A838E1" w:rsidP="00A838E1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全是网图，没有真实场景</w:t>
      </w:r>
    </w:p>
    <w:p w:rsidR="00A838E1" w:rsidRPr="00A838E1" w:rsidRDefault="00A838E1" w:rsidP="00A838E1">
      <w:pPr>
        <w:widowControl/>
        <w:numPr>
          <w:ilvl w:val="0"/>
          <w:numId w:val="8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每次都是同一种图，缺乏变化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第十部分：模板库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——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你可以直接抄着用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出场说明模板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最近决定开始认真发朋友圈。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不是因为突然想做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内容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而是越来越觉得，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如果我在认真做一件事，就应该把过程公开出来。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接下来会多记录一些我在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上的学习、实操和复盘。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不一定高级，但尽量真实。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0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学习复盘模板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今天学到一个很有用的点：</w:t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b/>
          <w:bCs/>
          <w:i/>
          <w:iCs/>
          <w:color w:val="080808"/>
          <w:spacing w:val="5"/>
          <w:kern w:val="0"/>
          <w:szCs w:val="21"/>
        </w:rPr>
        <w:t>以前我以为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后来发现真正重要的是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对我自己是提醒，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也分享给刚好在做这件事的人。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今日行动模板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今天主要在做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原本以为最难的是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真正做起来发现卡在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先把这个问题解决，再继续推进。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记录一下。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小感悟模板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的时候突然想到，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很多事情不是知道就会改变，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而是你开始做了，才会慢慢顺。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写下来，送给自己。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反馈截图模板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今天收到一个反馈，我挺有感触。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对方说：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这也让我更确定，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这件事是值得持续做的。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继续打磨。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6.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互动模板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如果你也在做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你最卡的是哪一步？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A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B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  <w:t>C 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我最近在整理这部分内容，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想先听听真实问题。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7.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资料领取模板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最近把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整理成了一份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适合：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里面有：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如果你刚好需要，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发我：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___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我发你。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第十一部分：给不同阶段新手的建议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阶段一：完全没发过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目标不是专业，是先发出来。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优先发：</w:t>
      </w:r>
    </w:p>
    <w:p w:rsidR="00A838E1" w:rsidRPr="00A838E1" w:rsidRDefault="00A838E1" w:rsidP="00A838E1">
      <w:pPr>
        <w:widowControl/>
        <w:numPr>
          <w:ilvl w:val="0"/>
          <w:numId w:val="8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出场说明</w:t>
      </w:r>
    </w:p>
    <w:p w:rsidR="00A838E1" w:rsidRPr="00A838E1" w:rsidRDefault="00A838E1" w:rsidP="00A838E1">
      <w:pPr>
        <w:widowControl/>
        <w:numPr>
          <w:ilvl w:val="0"/>
          <w:numId w:val="8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生活碎片</w:t>
      </w:r>
    </w:p>
    <w:p w:rsidR="00A838E1" w:rsidRPr="00A838E1" w:rsidRDefault="00A838E1" w:rsidP="00A838E1">
      <w:pPr>
        <w:widowControl/>
        <w:numPr>
          <w:ilvl w:val="0"/>
          <w:numId w:val="8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学习记录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阶段二：能发但很乱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目标是建立内容分类。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优先做：</w:t>
      </w:r>
    </w:p>
    <w:p w:rsidR="00A838E1" w:rsidRPr="00A838E1" w:rsidRDefault="00A838E1" w:rsidP="00A838E1">
      <w:pPr>
        <w:widowControl/>
        <w:numPr>
          <w:ilvl w:val="0"/>
          <w:numId w:val="8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六类内容标签化</w:t>
      </w:r>
    </w:p>
    <w:p w:rsidR="00A838E1" w:rsidRPr="00A838E1" w:rsidRDefault="00A838E1" w:rsidP="00A838E1">
      <w:pPr>
        <w:widowControl/>
        <w:numPr>
          <w:ilvl w:val="0"/>
          <w:numId w:val="8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每周选题表</w:t>
      </w:r>
    </w:p>
    <w:p w:rsidR="00A838E1" w:rsidRPr="00A838E1" w:rsidRDefault="00A838E1" w:rsidP="00A838E1">
      <w:pPr>
        <w:widowControl/>
        <w:numPr>
          <w:ilvl w:val="0"/>
          <w:numId w:val="8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素材库建立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8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阶段三：有内容但没转化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目标是加入证明和入口。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优先做：</w:t>
      </w:r>
    </w:p>
    <w:p w:rsidR="00A838E1" w:rsidRPr="00A838E1" w:rsidRDefault="00A838E1" w:rsidP="00A838E1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结果证明型内容</w:t>
      </w:r>
    </w:p>
    <w:p w:rsidR="00A838E1" w:rsidRPr="00A838E1" w:rsidRDefault="00A838E1" w:rsidP="00A838E1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互动征集型内容</w:t>
      </w:r>
    </w:p>
    <w:p w:rsidR="00A838E1" w:rsidRPr="00A838E1" w:rsidRDefault="00A838E1" w:rsidP="00A838E1">
      <w:pPr>
        <w:widowControl/>
        <w:numPr>
          <w:ilvl w:val="0"/>
          <w:numId w:val="8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资料领取型内容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19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阶段四：有转化但容易让人反感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目标是降营销感。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优先做：</w:t>
      </w:r>
    </w:p>
    <w:p w:rsidR="00A838E1" w:rsidRPr="00A838E1" w:rsidRDefault="00A838E1" w:rsidP="00A838E1">
      <w:pPr>
        <w:widowControl/>
        <w:numPr>
          <w:ilvl w:val="0"/>
          <w:numId w:val="8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提高利他占比</w:t>
      </w:r>
    </w:p>
    <w:p w:rsidR="00A838E1" w:rsidRPr="00A838E1" w:rsidRDefault="00A838E1" w:rsidP="00A838E1">
      <w:pPr>
        <w:widowControl/>
        <w:numPr>
          <w:ilvl w:val="0"/>
          <w:numId w:val="8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增加生活温度</w:t>
      </w:r>
    </w:p>
    <w:p w:rsidR="00A838E1" w:rsidRPr="00A838E1" w:rsidRDefault="00A838E1" w:rsidP="00A838E1">
      <w:pPr>
        <w:widowControl/>
        <w:numPr>
          <w:ilvl w:val="0"/>
          <w:numId w:val="8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优化转化措辞</w:t>
      </w:r>
    </w:p>
    <w:p w:rsidR="00A838E1" w:rsidRPr="00A838E1" w:rsidRDefault="00A838E1" w:rsidP="00A838E1">
      <w:pPr>
        <w:widowControl/>
        <w:numPr>
          <w:ilvl w:val="0"/>
          <w:numId w:val="8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减少高频催促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0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第十二部分：朋友圈发布频率建议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1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推荐频率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新手稳定版</w:t>
      </w:r>
    </w:p>
    <w:p w:rsidR="00A838E1" w:rsidRPr="00A838E1" w:rsidRDefault="00A838E1" w:rsidP="00A838E1">
      <w:pPr>
        <w:widowControl/>
        <w:numPr>
          <w:ilvl w:val="0"/>
          <w:numId w:val="8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每天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2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</w:t>
      </w:r>
    </w:p>
    <w:p w:rsidR="00A838E1" w:rsidRPr="00A838E1" w:rsidRDefault="00A838E1" w:rsidP="00A838E1">
      <w:pPr>
        <w:widowControl/>
        <w:numPr>
          <w:ilvl w:val="0"/>
          <w:numId w:val="8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每周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12~14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进阶增长版</w:t>
      </w:r>
    </w:p>
    <w:p w:rsidR="00A838E1" w:rsidRPr="00A838E1" w:rsidRDefault="00A838E1" w:rsidP="00A838E1">
      <w:pPr>
        <w:widowControl/>
        <w:numPr>
          <w:ilvl w:val="0"/>
          <w:numId w:val="9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每天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</w:t>
      </w:r>
    </w:p>
    <w:p w:rsidR="00A838E1" w:rsidRPr="00A838E1" w:rsidRDefault="00A838E1" w:rsidP="00A838E1">
      <w:pPr>
        <w:widowControl/>
        <w:numPr>
          <w:ilvl w:val="0"/>
          <w:numId w:val="9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每周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18~21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2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不建议</w:t>
      </w:r>
    </w:p>
    <w:p w:rsidR="00A838E1" w:rsidRPr="00A838E1" w:rsidRDefault="00A838E1" w:rsidP="00A838E1">
      <w:pPr>
        <w:widowControl/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一天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5~8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条持续刷屏</w:t>
      </w:r>
    </w:p>
    <w:p w:rsidR="00A838E1" w:rsidRPr="00A838E1" w:rsidRDefault="00A838E1" w:rsidP="00A838E1">
      <w:pPr>
        <w:widowControl/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一周发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1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条然后消失</w:t>
      </w:r>
    </w:p>
    <w:p w:rsidR="00A838E1" w:rsidRPr="00A838E1" w:rsidRDefault="00A838E1" w:rsidP="00A838E1">
      <w:pPr>
        <w:widowControl/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只在要卖东西时出现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3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最佳节奏参考</w:t>
      </w:r>
    </w:p>
    <w:p w:rsidR="00A838E1" w:rsidRPr="00A838E1" w:rsidRDefault="00A838E1" w:rsidP="00A838E1">
      <w:pPr>
        <w:widowControl/>
        <w:numPr>
          <w:ilvl w:val="0"/>
          <w:numId w:val="9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上午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9:00~11:00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：干货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行动</w:t>
      </w:r>
    </w:p>
    <w:p w:rsidR="00A838E1" w:rsidRPr="00A838E1" w:rsidRDefault="00A838E1" w:rsidP="00A838E1">
      <w:pPr>
        <w:widowControl/>
        <w:numPr>
          <w:ilvl w:val="0"/>
          <w:numId w:val="9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下午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15:00~18:00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：生活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互动</w:t>
      </w:r>
    </w:p>
    <w:p w:rsidR="00A838E1" w:rsidRPr="00A838E1" w:rsidRDefault="00A838E1" w:rsidP="00A838E1">
      <w:pPr>
        <w:widowControl/>
        <w:numPr>
          <w:ilvl w:val="0"/>
          <w:numId w:val="9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晚上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 xml:space="preserve"> 20:00~22:30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：复盘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证明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轻转化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4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第十三部分：一个可直接照着执行的周排期表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周一</w:t>
      </w:r>
    </w:p>
    <w:p w:rsidR="00A838E1" w:rsidRPr="00A838E1" w:rsidRDefault="00A838E1" w:rsidP="00A838E1">
      <w:pPr>
        <w:widowControl/>
        <w:numPr>
          <w:ilvl w:val="0"/>
          <w:numId w:val="9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上午：本周目标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行动计划</w:t>
      </w:r>
    </w:p>
    <w:p w:rsidR="00A838E1" w:rsidRPr="00A838E1" w:rsidRDefault="00A838E1" w:rsidP="00A838E1">
      <w:pPr>
        <w:widowControl/>
        <w:numPr>
          <w:ilvl w:val="0"/>
          <w:numId w:val="9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晚上：学习复盘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周二</w:t>
      </w:r>
    </w:p>
    <w:p w:rsidR="00A838E1" w:rsidRPr="00A838E1" w:rsidRDefault="00A838E1" w:rsidP="00A838E1">
      <w:pPr>
        <w:widowControl/>
        <w:numPr>
          <w:ilvl w:val="0"/>
          <w:numId w:val="9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上午：干货方法</w:t>
      </w:r>
    </w:p>
    <w:p w:rsidR="00A838E1" w:rsidRPr="00A838E1" w:rsidRDefault="00A838E1" w:rsidP="00A838E1">
      <w:pPr>
        <w:widowControl/>
        <w:numPr>
          <w:ilvl w:val="0"/>
          <w:numId w:val="9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晚上：生活温度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周三</w:t>
      </w:r>
    </w:p>
    <w:p w:rsidR="00A838E1" w:rsidRPr="00A838E1" w:rsidRDefault="00A838E1" w:rsidP="00A838E1">
      <w:pPr>
        <w:widowControl/>
        <w:numPr>
          <w:ilvl w:val="0"/>
          <w:numId w:val="9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上午：真实行动</w:t>
      </w:r>
    </w:p>
    <w:p w:rsidR="00A838E1" w:rsidRPr="00A838E1" w:rsidRDefault="00A838E1" w:rsidP="00A838E1">
      <w:pPr>
        <w:widowControl/>
        <w:numPr>
          <w:ilvl w:val="0"/>
          <w:numId w:val="9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晚上：互动提问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周四</w:t>
      </w:r>
    </w:p>
    <w:p w:rsidR="00A838E1" w:rsidRPr="00A838E1" w:rsidRDefault="00A838E1" w:rsidP="00A838E1">
      <w:pPr>
        <w:widowControl/>
        <w:numPr>
          <w:ilvl w:val="0"/>
          <w:numId w:val="9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上午：干货拆解</w:t>
      </w:r>
    </w:p>
    <w:p w:rsidR="00A838E1" w:rsidRPr="00A838E1" w:rsidRDefault="00A838E1" w:rsidP="00A838E1">
      <w:pPr>
        <w:widowControl/>
        <w:numPr>
          <w:ilvl w:val="0"/>
          <w:numId w:val="96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晚上：结果证明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周五</w:t>
      </w:r>
    </w:p>
    <w:p w:rsidR="00A838E1" w:rsidRPr="00A838E1" w:rsidRDefault="00A838E1" w:rsidP="00A838E1">
      <w:pPr>
        <w:widowControl/>
        <w:numPr>
          <w:ilvl w:val="0"/>
          <w:numId w:val="9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上午：踩坑提醒</w:t>
      </w:r>
    </w:p>
    <w:p w:rsidR="00A838E1" w:rsidRPr="00A838E1" w:rsidRDefault="00A838E1" w:rsidP="00A838E1">
      <w:pPr>
        <w:widowControl/>
        <w:numPr>
          <w:ilvl w:val="0"/>
          <w:numId w:val="97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晚上：轻转化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资料领取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周六</w:t>
      </w:r>
    </w:p>
    <w:p w:rsidR="00A838E1" w:rsidRPr="00A838E1" w:rsidRDefault="00A838E1" w:rsidP="00A838E1">
      <w:pPr>
        <w:widowControl/>
        <w:numPr>
          <w:ilvl w:val="0"/>
          <w:numId w:val="9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白天：生活碎片</w:t>
      </w:r>
    </w:p>
    <w:p w:rsidR="00A838E1" w:rsidRPr="00A838E1" w:rsidRDefault="00A838E1" w:rsidP="00A838E1">
      <w:pPr>
        <w:widowControl/>
        <w:numPr>
          <w:ilvl w:val="0"/>
          <w:numId w:val="98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晚上：一周观察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周日</w:t>
      </w:r>
    </w:p>
    <w:p w:rsidR="00A838E1" w:rsidRPr="00A838E1" w:rsidRDefault="00A838E1" w:rsidP="00A838E1">
      <w:pPr>
        <w:widowControl/>
        <w:numPr>
          <w:ilvl w:val="0"/>
          <w:numId w:val="99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晚上：本周复盘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+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下周计划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5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第十四部分：最终的纳什平衡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——</w:t>
      </w: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既不硬卖，也不只做慈善内容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你提到希望达到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“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纳什平衡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”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，这个表述很准。</w:t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br/>
      </w: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在朋友圈里，最优平衡不是极端利他，也不是极端商业，而是：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让用户在不被打扰的前提下，持续感受到你的价值、真实性和可合作性。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lastRenderedPageBreak/>
        <w:t>换句话说：</w:t>
      </w:r>
    </w:p>
    <w:p w:rsidR="00A838E1" w:rsidRPr="00A838E1" w:rsidRDefault="00A838E1" w:rsidP="00A838E1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太销售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：会被防御</w:t>
      </w:r>
    </w:p>
    <w:p w:rsidR="00A838E1" w:rsidRPr="00A838E1" w:rsidRDefault="00A838E1" w:rsidP="00A838E1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太佛系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：会没转化</w:t>
      </w:r>
    </w:p>
    <w:p w:rsidR="00A838E1" w:rsidRPr="00A838E1" w:rsidRDefault="00A838E1" w:rsidP="00A838E1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太生活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：会没认知</w:t>
      </w:r>
    </w:p>
    <w:p w:rsidR="00A838E1" w:rsidRPr="00A838E1" w:rsidRDefault="00A838E1" w:rsidP="00A838E1">
      <w:pPr>
        <w:widowControl/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Cs w:val="21"/>
        </w:rPr>
        <w:t>太专业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：会没温度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真正好的平衡状态是：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用户感受到：</w:t>
      </w:r>
    </w:p>
    <w:p w:rsidR="00A838E1" w:rsidRPr="00A838E1" w:rsidRDefault="00A838E1" w:rsidP="00A838E1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你这个人真实</w:t>
      </w:r>
    </w:p>
    <w:p w:rsidR="00A838E1" w:rsidRPr="00A838E1" w:rsidRDefault="00A838E1" w:rsidP="00A838E1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你有持续行动</w:t>
      </w:r>
    </w:p>
    <w:p w:rsidR="00A838E1" w:rsidRPr="00A838E1" w:rsidRDefault="00A838E1" w:rsidP="00A838E1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你能提供价值</w:t>
      </w:r>
    </w:p>
    <w:p w:rsidR="00A838E1" w:rsidRPr="00A838E1" w:rsidRDefault="00A838E1" w:rsidP="00A838E1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你有一些结果</w:t>
      </w:r>
    </w:p>
    <w:p w:rsidR="00A838E1" w:rsidRPr="00A838E1" w:rsidRDefault="00A838E1" w:rsidP="00A838E1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你不咄咄逼人</w:t>
      </w:r>
    </w:p>
    <w:p w:rsidR="00A838E1" w:rsidRPr="00A838E1" w:rsidRDefault="00A838E1" w:rsidP="00A838E1">
      <w:pPr>
        <w:widowControl/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如果我有需要，可以找你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当别人形成这个判断时，你的朋友圈就已经成功了。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6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第十五部分：最后给新手的落地清单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你今天立刻要做的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 xml:space="preserve"> 5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6"/>
          <w:szCs w:val="26"/>
        </w:rPr>
        <w:t>件事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1.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确定你的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3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个栏目</w:t>
      </w:r>
    </w:p>
    <w:p w:rsidR="00A838E1" w:rsidRPr="00A838E1" w:rsidRDefault="00A838E1" w:rsidP="00A838E1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#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今日复盘</w:t>
      </w:r>
    </w:p>
    <w:p w:rsidR="00A838E1" w:rsidRPr="00A838E1" w:rsidRDefault="00A838E1" w:rsidP="00A838E1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#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最近学到的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1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点</w:t>
      </w:r>
    </w:p>
    <w:p w:rsidR="00A838E1" w:rsidRPr="00A838E1" w:rsidRDefault="00A838E1" w:rsidP="00A838E1">
      <w:pPr>
        <w:widowControl/>
        <w:numPr>
          <w:ilvl w:val="0"/>
          <w:numId w:val="10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#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生活碎片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2.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建一个素材库相册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至少先准备：</w:t>
      </w:r>
    </w:p>
    <w:p w:rsidR="00A838E1" w:rsidRPr="00A838E1" w:rsidRDefault="00A838E1" w:rsidP="00A838E1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自拍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桌面图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笔记图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3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通勤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吃饭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窗景图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 xml:space="preserve"> 5 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张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3.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先发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3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条基础内容</w:t>
      </w:r>
    </w:p>
    <w:p w:rsidR="00A838E1" w:rsidRPr="00A838E1" w:rsidRDefault="00A838E1" w:rsidP="00A838E1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出场说明</w:t>
      </w:r>
    </w:p>
    <w:p w:rsidR="00A838E1" w:rsidRPr="00A838E1" w:rsidRDefault="00A838E1" w:rsidP="00A838E1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lastRenderedPageBreak/>
        <w:t>生活碎片</w:t>
      </w:r>
    </w:p>
    <w:p w:rsidR="00A838E1" w:rsidRPr="00A838E1" w:rsidRDefault="00A838E1" w:rsidP="00A838E1">
      <w:pPr>
        <w:widowControl/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学习复盘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4.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每条都先套这个结构</w:t>
      </w:r>
    </w:p>
    <w:p w:rsidR="00A838E1" w:rsidRPr="00A838E1" w:rsidRDefault="00A838E1" w:rsidP="00A838E1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状态</w:t>
      </w:r>
    </w:p>
    <w:p w:rsidR="00A838E1" w:rsidRPr="00A838E1" w:rsidRDefault="00A838E1" w:rsidP="00A838E1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事件</w:t>
      </w:r>
    </w:p>
    <w:p w:rsidR="00A838E1" w:rsidRPr="00A838E1" w:rsidRDefault="00A838E1" w:rsidP="00A838E1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感受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/</w:t>
      </w:r>
      <w:r w:rsidRPr="00A838E1">
        <w:rPr>
          <w:rFonts w:ascii="Segoe UI" w:eastAsia="宋体" w:hAnsi="Segoe UI" w:cs="Segoe UI"/>
          <w:color w:val="080808"/>
          <w:kern w:val="0"/>
          <w:szCs w:val="21"/>
        </w:rPr>
        <w:t>思考</w:t>
      </w:r>
    </w:p>
    <w:p w:rsidR="00A838E1" w:rsidRPr="00A838E1" w:rsidRDefault="00A838E1" w:rsidP="00A838E1">
      <w:pPr>
        <w:widowControl/>
        <w:numPr>
          <w:ilvl w:val="0"/>
          <w:numId w:val="105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color w:val="080808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kern w:val="0"/>
          <w:szCs w:val="21"/>
        </w:rPr>
        <w:t>下一步</w: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</w:pP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5.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连续发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 xml:space="preserve"> 7 </w:t>
      </w:r>
      <w:r w:rsidRPr="00A838E1">
        <w:rPr>
          <w:rFonts w:ascii="Segoe UI" w:eastAsia="宋体" w:hAnsi="Segoe UI" w:cs="Segoe UI"/>
          <w:b/>
          <w:bCs/>
          <w:color w:val="080808"/>
          <w:kern w:val="0"/>
          <w:sz w:val="24"/>
          <w:szCs w:val="24"/>
        </w:rPr>
        <w:t>天</w:t>
      </w:r>
    </w:p>
    <w:p w:rsidR="00A838E1" w:rsidRPr="00A838E1" w:rsidRDefault="00A838E1" w:rsidP="00A838E1">
      <w:pPr>
        <w:widowControl/>
        <w:shd w:val="clear" w:color="auto" w:fill="FFFFFF"/>
        <w:spacing w:after="240"/>
        <w:jc w:val="left"/>
        <w:textAlignment w:val="baseline"/>
        <w:rPr>
          <w:rFonts w:ascii="Segoe UI" w:eastAsia="宋体" w:hAnsi="Segoe UI" w:cs="Segoe UI"/>
          <w:color w:val="080808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color w:val="080808"/>
          <w:spacing w:val="5"/>
          <w:kern w:val="0"/>
          <w:szCs w:val="21"/>
        </w:rPr>
        <w:t>目标不是爆，目标是不断。</w:t>
      </w:r>
    </w:p>
    <w:p w:rsidR="00A838E1" w:rsidRPr="00A838E1" w:rsidRDefault="00624EB7" w:rsidP="00A838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127" style="width:0;height:0" o:hralign="center" o:hrstd="t" o:hr="t" fillcolor="#a0a0a0" stroked="f"/>
        </w:pict>
      </w:r>
    </w:p>
    <w:p w:rsidR="00A838E1" w:rsidRPr="00A838E1" w:rsidRDefault="00A838E1" w:rsidP="00A838E1">
      <w:pPr>
        <w:widowControl/>
        <w:shd w:val="clear" w:color="auto" w:fill="FFFFFF"/>
        <w:spacing w:after="120"/>
        <w:jc w:val="left"/>
        <w:textAlignment w:val="baseline"/>
        <w:outlineLvl w:val="0"/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</w:pPr>
      <w:r w:rsidRPr="00A838E1">
        <w:rPr>
          <w:rFonts w:ascii="Segoe UI" w:eastAsia="宋体" w:hAnsi="Segoe UI" w:cs="Segoe UI"/>
          <w:b/>
          <w:bCs/>
          <w:color w:val="080808"/>
          <w:kern w:val="36"/>
          <w:sz w:val="29"/>
          <w:szCs w:val="29"/>
        </w:rPr>
        <w:t>第十六部分：一句话总总结</w:t>
      </w:r>
    </w:p>
    <w:p w:rsidR="00A838E1" w:rsidRPr="00A838E1" w:rsidRDefault="00A838E1" w:rsidP="00A838E1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color w:val="666666"/>
          <w:spacing w:val="5"/>
          <w:kern w:val="0"/>
          <w:szCs w:val="21"/>
        </w:rPr>
      </w:pPr>
      <w:r w:rsidRPr="00A838E1">
        <w:rPr>
          <w:rFonts w:ascii="Segoe UI" w:eastAsia="宋体" w:hAnsi="Segoe UI" w:cs="Segoe UI"/>
          <w:b/>
          <w:bCs/>
          <w:color w:val="666666"/>
          <w:spacing w:val="5"/>
          <w:kern w:val="0"/>
          <w:szCs w:val="21"/>
        </w:rPr>
        <w:t>用高频真实出现，公开自己的成长轨迹；用利他内容建立专业认知；用结果和反馈建立信任；用生活感降低商业感；最后通过轻入口完成自然转化和私域裂变。</w:t>
      </w:r>
    </w:p>
    <w:p w:rsidR="00D46AB7" w:rsidRPr="00A838E1" w:rsidRDefault="00624EB7"/>
    <w:sectPr w:rsidR="00D46AB7" w:rsidRPr="00A83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EB7" w:rsidRDefault="00624EB7" w:rsidP="008F3816">
      <w:r>
        <w:separator/>
      </w:r>
    </w:p>
  </w:endnote>
  <w:endnote w:type="continuationSeparator" w:id="0">
    <w:p w:rsidR="00624EB7" w:rsidRDefault="00624EB7" w:rsidP="008F3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EB7" w:rsidRDefault="00624EB7" w:rsidP="008F3816">
      <w:r>
        <w:separator/>
      </w:r>
    </w:p>
  </w:footnote>
  <w:footnote w:type="continuationSeparator" w:id="0">
    <w:p w:rsidR="00624EB7" w:rsidRDefault="00624EB7" w:rsidP="008F38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2F7E"/>
    <w:multiLevelType w:val="multilevel"/>
    <w:tmpl w:val="56E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0E69"/>
    <w:multiLevelType w:val="multilevel"/>
    <w:tmpl w:val="FA1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6A2F"/>
    <w:multiLevelType w:val="multilevel"/>
    <w:tmpl w:val="A89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3C0A"/>
    <w:multiLevelType w:val="multilevel"/>
    <w:tmpl w:val="094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33F4F"/>
    <w:multiLevelType w:val="multilevel"/>
    <w:tmpl w:val="F8A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F792C"/>
    <w:multiLevelType w:val="multilevel"/>
    <w:tmpl w:val="DDE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7009B"/>
    <w:multiLevelType w:val="multilevel"/>
    <w:tmpl w:val="E68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229F9"/>
    <w:multiLevelType w:val="multilevel"/>
    <w:tmpl w:val="D68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B124F"/>
    <w:multiLevelType w:val="multilevel"/>
    <w:tmpl w:val="214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13DB9"/>
    <w:multiLevelType w:val="multilevel"/>
    <w:tmpl w:val="4AA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423B2"/>
    <w:multiLevelType w:val="multilevel"/>
    <w:tmpl w:val="36B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4372"/>
    <w:multiLevelType w:val="multilevel"/>
    <w:tmpl w:val="461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23BBC"/>
    <w:multiLevelType w:val="multilevel"/>
    <w:tmpl w:val="96F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86796"/>
    <w:multiLevelType w:val="multilevel"/>
    <w:tmpl w:val="4B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75D09"/>
    <w:multiLevelType w:val="multilevel"/>
    <w:tmpl w:val="E05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67E06"/>
    <w:multiLevelType w:val="multilevel"/>
    <w:tmpl w:val="DBA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428C3"/>
    <w:multiLevelType w:val="multilevel"/>
    <w:tmpl w:val="108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80F19"/>
    <w:multiLevelType w:val="multilevel"/>
    <w:tmpl w:val="BB1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636961"/>
    <w:multiLevelType w:val="multilevel"/>
    <w:tmpl w:val="09D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E0803"/>
    <w:multiLevelType w:val="multilevel"/>
    <w:tmpl w:val="058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34717"/>
    <w:multiLevelType w:val="multilevel"/>
    <w:tmpl w:val="F56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30A63"/>
    <w:multiLevelType w:val="multilevel"/>
    <w:tmpl w:val="6EB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A4968"/>
    <w:multiLevelType w:val="multilevel"/>
    <w:tmpl w:val="BDE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34888"/>
    <w:multiLevelType w:val="multilevel"/>
    <w:tmpl w:val="8B7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41D8E"/>
    <w:multiLevelType w:val="multilevel"/>
    <w:tmpl w:val="EAC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027D2"/>
    <w:multiLevelType w:val="multilevel"/>
    <w:tmpl w:val="9AF4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B6DC2"/>
    <w:multiLevelType w:val="multilevel"/>
    <w:tmpl w:val="E67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C2BBD"/>
    <w:multiLevelType w:val="multilevel"/>
    <w:tmpl w:val="6572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71E9B"/>
    <w:multiLevelType w:val="multilevel"/>
    <w:tmpl w:val="BBC0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946ED0"/>
    <w:multiLevelType w:val="multilevel"/>
    <w:tmpl w:val="E64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3F15F5"/>
    <w:multiLevelType w:val="multilevel"/>
    <w:tmpl w:val="1B7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A437A0"/>
    <w:multiLevelType w:val="multilevel"/>
    <w:tmpl w:val="8C86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C01F4C"/>
    <w:multiLevelType w:val="multilevel"/>
    <w:tmpl w:val="C8D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11C43"/>
    <w:multiLevelType w:val="multilevel"/>
    <w:tmpl w:val="BB5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935F7"/>
    <w:multiLevelType w:val="multilevel"/>
    <w:tmpl w:val="212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A71D67"/>
    <w:multiLevelType w:val="multilevel"/>
    <w:tmpl w:val="4A4A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E404A"/>
    <w:multiLevelType w:val="multilevel"/>
    <w:tmpl w:val="31D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AB2B8F"/>
    <w:multiLevelType w:val="multilevel"/>
    <w:tmpl w:val="784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553B5"/>
    <w:multiLevelType w:val="multilevel"/>
    <w:tmpl w:val="2D8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B64B89"/>
    <w:multiLevelType w:val="multilevel"/>
    <w:tmpl w:val="134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F4CAD"/>
    <w:multiLevelType w:val="multilevel"/>
    <w:tmpl w:val="A82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127B"/>
    <w:multiLevelType w:val="multilevel"/>
    <w:tmpl w:val="61C2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854E1F"/>
    <w:multiLevelType w:val="multilevel"/>
    <w:tmpl w:val="79A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805221"/>
    <w:multiLevelType w:val="multilevel"/>
    <w:tmpl w:val="2B1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23EBB"/>
    <w:multiLevelType w:val="multilevel"/>
    <w:tmpl w:val="A5A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95709"/>
    <w:multiLevelType w:val="multilevel"/>
    <w:tmpl w:val="786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94DE5"/>
    <w:multiLevelType w:val="multilevel"/>
    <w:tmpl w:val="368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B0222"/>
    <w:multiLevelType w:val="multilevel"/>
    <w:tmpl w:val="F9F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E2173A"/>
    <w:multiLevelType w:val="multilevel"/>
    <w:tmpl w:val="7A6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0372B"/>
    <w:multiLevelType w:val="multilevel"/>
    <w:tmpl w:val="471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64A51"/>
    <w:multiLevelType w:val="multilevel"/>
    <w:tmpl w:val="B11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D95E18"/>
    <w:multiLevelType w:val="multilevel"/>
    <w:tmpl w:val="1E7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C38F5"/>
    <w:multiLevelType w:val="multilevel"/>
    <w:tmpl w:val="7C3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E91337"/>
    <w:multiLevelType w:val="multilevel"/>
    <w:tmpl w:val="D5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D048A5"/>
    <w:multiLevelType w:val="multilevel"/>
    <w:tmpl w:val="512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C6B47"/>
    <w:multiLevelType w:val="multilevel"/>
    <w:tmpl w:val="AD4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EA5ECC"/>
    <w:multiLevelType w:val="multilevel"/>
    <w:tmpl w:val="19F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671BA"/>
    <w:multiLevelType w:val="multilevel"/>
    <w:tmpl w:val="645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EE7824"/>
    <w:multiLevelType w:val="multilevel"/>
    <w:tmpl w:val="80D0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062348"/>
    <w:multiLevelType w:val="multilevel"/>
    <w:tmpl w:val="8C4A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504B92"/>
    <w:multiLevelType w:val="multilevel"/>
    <w:tmpl w:val="B5D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F91A06"/>
    <w:multiLevelType w:val="multilevel"/>
    <w:tmpl w:val="422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472E8B"/>
    <w:multiLevelType w:val="multilevel"/>
    <w:tmpl w:val="8F42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A11788"/>
    <w:multiLevelType w:val="multilevel"/>
    <w:tmpl w:val="D3D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FF7D75"/>
    <w:multiLevelType w:val="multilevel"/>
    <w:tmpl w:val="853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5E7BAE"/>
    <w:multiLevelType w:val="multilevel"/>
    <w:tmpl w:val="50F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8E28CB"/>
    <w:multiLevelType w:val="multilevel"/>
    <w:tmpl w:val="4E3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A05896"/>
    <w:multiLevelType w:val="multilevel"/>
    <w:tmpl w:val="565C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D1746"/>
    <w:multiLevelType w:val="multilevel"/>
    <w:tmpl w:val="02A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C57DC3"/>
    <w:multiLevelType w:val="multilevel"/>
    <w:tmpl w:val="027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D716CF"/>
    <w:multiLevelType w:val="multilevel"/>
    <w:tmpl w:val="55D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F75049"/>
    <w:multiLevelType w:val="multilevel"/>
    <w:tmpl w:val="76E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346A65"/>
    <w:multiLevelType w:val="multilevel"/>
    <w:tmpl w:val="ECB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9B44AD"/>
    <w:multiLevelType w:val="multilevel"/>
    <w:tmpl w:val="D77C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C93C31"/>
    <w:multiLevelType w:val="multilevel"/>
    <w:tmpl w:val="C5B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AC258F"/>
    <w:multiLevelType w:val="multilevel"/>
    <w:tmpl w:val="51A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CD30D5"/>
    <w:multiLevelType w:val="multilevel"/>
    <w:tmpl w:val="41F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4052FB"/>
    <w:multiLevelType w:val="multilevel"/>
    <w:tmpl w:val="5EB6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E3334B"/>
    <w:multiLevelType w:val="multilevel"/>
    <w:tmpl w:val="186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D5494A"/>
    <w:multiLevelType w:val="multilevel"/>
    <w:tmpl w:val="CA8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8F2AB2"/>
    <w:multiLevelType w:val="multilevel"/>
    <w:tmpl w:val="5B8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750D1B"/>
    <w:multiLevelType w:val="multilevel"/>
    <w:tmpl w:val="11A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9F4277"/>
    <w:multiLevelType w:val="multilevel"/>
    <w:tmpl w:val="3DE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010230"/>
    <w:multiLevelType w:val="multilevel"/>
    <w:tmpl w:val="2D2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0A79B6"/>
    <w:multiLevelType w:val="multilevel"/>
    <w:tmpl w:val="400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995B07"/>
    <w:multiLevelType w:val="multilevel"/>
    <w:tmpl w:val="DF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856A6C"/>
    <w:multiLevelType w:val="multilevel"/>
    <w:tmpl w:val="F44C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C50CE4"/>
    <w:multiLevelType w:val="multilevel"/>
    <w:tmpl w:val="584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3769FE"/>
    <w:multiLevelType w:val="multilevel"/>
    <w:tmpl w:val="27F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CC50B7"/>
    <w:multiLevelType w:val="multilevel"/>
    <w:tmpl w:val="ABC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5F772E"/>
    <w:multiLevelType w:val="multilevel"/>
    <w:tmpl w:val="D2DC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D6250F"/>
    <w:multiLevelType w:val="multilevel"/>
    <w:tmpl w:val="D15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C41C5E"/>
    <w:multiLevelType w:val="multilevel"/>
    <w:tmpl w:val="F18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2A2EF9"/>
    <w:multiLevelType w:val="multilevel"/>
    <w:tmpl w:val="7DB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A50AE3"/>
    <w:multiLevelType w:val="multilevel"/>
    <w:tmpl w:val="AC0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197810"/>
    <w:multiLevelType w:val="multilevel"/>
    <w:tmpl w:val="94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5D1923"/>
    <w:multiLevelType w:val="multilevel"/>
    <w:tmpl w:val="0A6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987BA6"/>
    <w:multiLevelType w:val="multilevel"/>
    <w:tmpl w:val="C75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18006B"/>
    <w:multiLevelType w:val="multilevel"/>
    <w:tmpl w:val="599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3F2C7F"/>
    <w:multiLevelType w:val="multilevel"/>
    <w:tmpl w:val="8A2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A171A2"/>
    <w:multiLevelType w:val="multilevel"/>
    <w:tmpl w:val="503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140AB8"/>
    <w:multiLevelType w:val="multilevel"/>
    <w:tmpl w:val="B34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D12161"/>
    <w:multiLevelType w:val="multilevel"/>
    <w:tmpl w:val="82D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5C05F3"/>
    <w:multiLevelType w:val="multilevel"/>
    <w:tmpl w:val="B1B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BE6B09"/>
    <w:multiLevelType w:val="multilevel"/>
    <w:tmpl w:val="037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2"/>
  </w:num>
  <w:num w:numId="3">
    <w:abstractNumId w:val="87"/>
  </w:num>
  <w:num w:numId="4">
    <w:abstractNumId w:val="67"/>
  </w:num>
  <w:num w:numId="5">
    <w:abstractNumId w:val="91"/>
  </w:num>
  <w:num w:numId="6">
    <w:abstractNumId w:val="50"/>
  </w:num>
  <w:num w:numId="7">
    <w:abstractNumId w:val="52"/>
  </w:num>
  <w:num w:numId="8">
    <w:abstractNumId w:val="4"/>
  </w:num>
  <w:num w:numId="9">
    <w:abstractNumId w:val="1"/>
  </w:num>
  <w:num w:numId="10">
    <w:abstractNumId w:val="51"/>
  </w:num>
  <w:num w:numId="11">
    <w:abstractNumId w:val="57"/>
  </w:num>
  <w:num w:numId="12">
    <w:abstractNumId w:val="73"/>
  </w:num>
  <w:num w:numId="13">
    <w:abstractNumId w:val="47"/>
  </w:num>
  <w:num w:numId="14">
    <w:abstractNumId w:val="77"/>
  </w:num>
  <w:num w:numId="15">
    <w:abstractNumId w:val="28"/>
  </w:num>
  <w:num w:numId="16">
    <w:abstractNumId w:val="17"/>
  </w:num>
  <w:num w:numId="17">
    <w:abstractNumId w:val="96"/>
  </w:num>
  <w:num w:numId="18">
    <w:abstractNumId w:val="55"/>
  </w:num>
  <w:num w:numId="19">
    <w:abstractNumId w:val="74"/>
  </w:num>
  <w:num w:numId="20">
    <w:abstractNumId w:val="84"/>
  </w:num>
  <w:num w:numId="21">
    <w:abstractNumId w:val="86"/>
  </w:num>
  <w:num w:numId="22">
    <w:abstractNumId w:val="10"/>
  </w:num>
  <w:num w:numId="23">
    <w:abstractNumId w:val="46"/>
  </w:num>
  <w:num w:numId="24">
    <w:abstractNumId w:val="94"/>
  </w:num>
  <w:num w:numId="25">
    <w:abstractNumId w:val="97"/>
  </w:num>
  <w:num w:numId="26">
    <w:abstractNumId w:val="71"/>
  </w:num>
  <w:num w:numId="27">
    <w:abstractNumId w:val="53"/>
  </w:num>
  <w:num w:numId="28">
    <w:abstractNumId w:val="43"/>
  </w:num>
  <w:num w:numId="29">
    <w:abstractNumId w:val="89"/>
  </w:num>
  <w:num w:numId="30">
    <w:abstractNumId w:val="49"/>
  </w:num>
  <w:num w:numId="31">
    <w:abstractNumId w:val="76"/>
  </w:num>
  <w:num w:numId="32">
    <w:abstractNumId w:val="7"/>
  </w:num>
  <w:num w:numId="33">
    <w:abstractNumId w:val="26"/>
  </w:num>
  <w:num w:numId="34">
    <w:abstractNumId w:val="42"/>
  </w:num>
  <w:num w:numId="35">
    <w:abstractNumId w:val="41"/>
  </w:num>
  <w:num w:numId="36">
    <w:abstractNumId w:val="85"/>
  </w:num>
  <w:num w:numId="37">
    <w:abstractNumId w:val="90"/>
  </w:num>
  <w:num w:numId="38">
    <w:abstractNumId w:val="93"/>
  </w:num>
  <w:num w:numId="39">
    <w:abstractNumId w:val="36"/>
  </w:num>
  <w:num w:numId="40">
    <w:abstractNumId w:val="70"/>
  </w:num>
  <w:num w:numId="41">
    <w:abstractNumId w:val="104"/>
  </w:num>
  <w:num w:numId="42">
    <w:abstractNumId w:val="62"/>
  </w:num>
  <w:num w:numId="43">
    <w:abstractNumId w:val="5"/>
  </w:num>
  <w:num w:numId="44">
    <w:abstractNumId w:val="48"/>
  </w:num>
  <w:num w:numId="45">
    <w:abstractNumId w:val="69"/>
  </w:num>
  <w:num w:numId="46">
    <w:abstractNumId w:val="103"/>
  </w:num>
  <w:num w:numId="47">
    <w:abstractNumId w:val="78"/>
  </w:num>
  <w:num w:numId="48">
    <w:abstractNumId w:val="39"/>
  </w:num>
  <w:num w:numId="49">
    <w:abstractNumId w:val="63"/>
  </w:num>
  <w:num w:numId="50">
    <w:abstractNumId w:val="98"/>
  </w:num>
  <w:num w:numId="51">
    <w:abstractNumId w:val="6"/>
  </w:num>
  <w:num w:numId="52">
    <w:abstractNumId w:val="80"/>
  </w:num>
  <w:num w:numId="53">
    <w:abstractNumId w:val="102"/>
  </w:num>
  <w:num w:numId="54">
    <w:abstractNumId w:val="22"/>
  </w:num>
  <w:num w:numId="55">
    <w:abstractNumId w:val="83"/>
  </w:num>
  <w:num w:numId="56">
    <w:abstractNumId w:val="59"/>
  </w:num>
  <w:num w:numId="57">
    <w:abstractNumId w:val="38"/>
  </w:num>
  <w:num w:numId="58">
    <w:abstractNumId w:val="88"/>
  </w:num>
  <w:num w:numId="59">
    <w:abstractNumId w:val="65"/>
  </w:num>
  <w:num w:numId="60">
    <w:abstractNumId w:val="15"/>
  </w:num>
  <w:num w:numId="61">
    <w:abstractNumId w:val="9"/>
  </w:num>
  <w:num w:numId="62">
    <w:abstractNumId w:val="25"/>
  </w:num>
  <w:num w:numId="63">
    <w:abstractNumId w:val="72"/>
  </w:num>
  <w:num w:numId="64">
    <w:abstractNumId w:val="68"/>
  </w:num>
  <w:num w:numId="65">
    <w:abstractNumId w:val="29"/>
  </w:num>
  <w:num w:numId="66">
    <w:abstractNumId w:val="27"/>
  </w:num>
  <w:num w:numId="67">
    <w:abstractNumId w:val="23"/>
  </w:num>
  <w:num w:numId="68">
    <w:abstractNumId w:val="12"/>
  </w:num>
  <w:num w:numId="69">
    <w:abstractNumId w:val="95"/>
  </w:num>
  <w:num w:numId="70">
    <w:abstractNumId w:val="58"/>
  </w:num>
  <w:num w:numId="71">
    <w:abstractNumId w:val="16"/>
  </w:num>
  <w:num w:numId="72">
    <w:abstractNumId w:val="54"/>
  </w:num>
  <w:num w:numId="73">
    <w:abstractNumId w:val="99"/>
  </w:num>
  <w:num w:numId="74">
    <w:abstractNumId w:val="56"/>
  </w:num>
  <w:num w:numId="75">
    <w:abstractNumId w:val="92"/>
  </w:num>
  <w:num w:numId="76">
    <w:abstractNumId w:val="14"/>
  </w:num>
  <w:num w:numId="77">
    <w:abstractNumId w:val="31"/>
  </w:num>
  <w:num w:numId="78">
    <w:abstractNumId w:val="32"/>
  </w:num>
  <w:num w:numId="79">
    <w:abstractNumId w:val="37"/>
  </w:num>
  <w:num w:numId="80">
    <w:abstractNumId w:val="60"/>
  </w:num>
  <w:num w:numId="81">
    <w:abstractNumId w:val="35"/>
  </w:num>
  <w:num w:numId="82">
    <w:abstractNumId w:val="66"/>
  </w:num>
  <w:num w:numId="83">
    <w:abstractNumId w:val="19"/>
  </w:num>
  <w:num w:numId="84">
    <w:abstractNumId w:val="44"/>
  </w:num>
  <w:num w:numId="85">
    <w:abstractNumId w:val="3"/>
  </w:num>
  <w:num w:numId="86">
    <w:abstractNumId w:val="21"/>
  </w:num>
  <w:num w:numId="87">
    <w:abstractNumId w:val="33"/>
  </w:num>
  <w:num w:numId="88">
    <w:abstractNumId w:val="79"/>
  </w:num>
  <w:num w:numId="89">
    <w:abstractNumId w:val="101"/>
  </w:num>
  <w:num w:numId="90">
    <w:abstractNumId w:val="2"/>
  </w:num>
  <w:num w:numId="91">
    <w:abstractNumId w:val="40"/>
  </w:num>
  <w:num w:numId="92">
    <w:abstractNumId w:val="34"/>
  </w:num>
  <w:num w:numId="93">
    <w:abstractNumId w:val="75"/>
  </w:num>
  <w:num w:numId="94">
    <w:abstractNumId w:val="45"/>
  </w:num>
  <w:num w:numId="95">
    <w:abstractNumId w:val="13"/>
  </w:num>
  <w:num w:numId="96">
    <w:abstractNumId w:val="81"/>
  </w:num>
  <w:num w:numId="97">
    <w:abstractNumId w:val="18"/>
  </w:num>
  <w:num w:numId="98">
    <w:abstractNumId w:val="61"/>
  </w:num>
  <w:num w:numId="99">
    <w:abstractNumId w:val="30"/>
  </w:num>
  <w:num w:numId="100">
    <w:abstractNumId w:val="20"/>
  </w:num>
  <w:num w:numId="101">
    <w:abstractNumId w:val="0"/>
  </w:num>
  <w:num w:numId="102">
    <w:abstractNumId w:val="8"/>
  </w:num>
  <w:num w:numId="103">
    <w:abstractNumId w:val="11"/>
  </w:num>
  <w:num w:numId="104">
    <w:abstractNumId w:val="100"/>
  </w:num>
  <w:num w:numId="105">
    <w:abstractNumId w:val="64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8E1"/>
    <w:rsid w:val="001A01CA"/>
    <w:rsid w:val="00624EB7"/>
    <w:rsid w:val="008F3816"/>
    <w:rsid w:val="00953AB6"/>
    <w:rsid w:val="00A838E1"/>
    <w:rsid w:val="00CD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CABE1"/>
  <w15:chartTrackingRefBased/>
  <w15:docId w15:val="{4A1864EC-17E2-4E1E-9C47-DC63229B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838E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838E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838E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838E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8E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838E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838E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838E1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A838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838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838E1"/>
    <w:rPr>
      <w:b/>
      <w:bCs/>
    </w:rPr>
  </w:style>
  <w:style w:type="character" w:styleId="a5">
    <w:name w:val="Emphasis"/>
    <w:basedOn w:val="a0"/>
    <w:uiPriority w:val="20"/>
    <w:qFormat/>
    <w:rsid w:val="00A838E1"/>
    <w:rPr>
      <w:i/>
      <w:iCs/>
    </w:rPr>
  </w:style>
  <w:style w:type="paragraph" w:styleId="a6">
    <w:name w:val="header"/>
    <w:basedOn w:val="a"/>
    <w:link w:val="a7"/>
    <w:uiPriority w:val="99"/>
    <w:unhideWhenUsed/>
    <w:rsid w:val="008F38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F381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F38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F3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36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75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62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38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09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846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45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00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89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42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51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114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406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6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01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642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072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1720</Words>
  <Characters>9808</Characters>
  <Application>Microsoft Office Word</Application>
  <DocSecurity>0</DocSecurity>
  <Lines>81</Lines>
  <Paragraphs>23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2026-03-17T13:31:00Z</dcterms:created>
  <dcterms:modified xsi:type="dcterms:W3CDTF">2026-03-17T13:36:00Z</dcterms:modified>
</cp:coreProperties>
</file>